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126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AEDDE1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26D701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B731A5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9C68DF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Internet Area Working Group                                J. </w:t>
      </w: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</w:p>
    <w:p w14:paraId="5140269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             IRIF, Université Paris-Cité</w:t>
      </w:r>
    </w:p>
    <w:p w14:paraId="2514AEF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Intended status: Standards Track                               W. Kumari</w:t>
      </w:r>
    </w:p>
    <w:p w14:paraId="25882FB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Expires: 17 September 2026                                   Google, LLC</w:t>
      </w:r>
    </w:p>
    <w:p w14:paraId="749B42F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                                      T. Høiland-Jørgensen</w:t>
      </w:r>
    </w:p>
    <w:p w14:paraId="0365D70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                                                   Red Hat</w:t>
      </w:r>
    </w:p>
    <w:p w14:paraId="74F5F4D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                                             16 March 2026</w:t>
      </w:r>
    </w:p>
    <w:p w14:paraId="1ABEADC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01D84D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77DBB8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     IPv4 routes with an IPv6 next hop</w:t>
      </w:r>
    </w:p>
    <w:p w14:paraId="1D90870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      draft-ietf-intarea-v4-via-v6-07</w:t>
      </w:r>
    </w:p>
    <w:p w14:paraId="4C98247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3BB4FF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Abstract</w:t>
      </w:r>
    </w:p>
    <w:p w14:paraId="43F821D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137A7F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V4-via-v6 routing is a technique that uses IPv6 next-hop addresses</w:t>
      </w:r>
    </w:p>
    <w:p w14:paraId="6F32E38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 routing IPv4 packets, and thus </w:t>
      </w:r>
      <w:proofErr w:type="gramStart"/>
      <w:r w:rsidRPr="008A628B">
        <w:rPr>
          <w:rFonts w:ascii="Courier New" w:hAnsi="Courier New" w:cs="Courier New"/>
          <w:lang w:val="en-US"/>
        </w:rPr>
        <w:t>makes</w:t>
      </w:r>
      <w:proofErr w:type="gramEnd"/>
      <w:r w:rsidRPr="008A628B">
        <w:rPr>
          <w:rFonts w:ascii="Courier New" w:hAnsi="Courier New" w:cs="Courier New"/>
          <w:lang w:val="en-US"/>
        </w:rPr>
        <w:t xml:space="preserve"> it possible to route IPv4</w:t>
      </w:r>
    </w:p>
    <w:p w14:paraId="0E4E979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packets across a network where some routers have not been assigned</w:t>
      </w:r>
    </w:p>
    <w:p w14:paraId="781B547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IPv4 addresses.  This document describes v4-via-v6 routing, and</w:t>
      </w:r>
    </w:p>
    <w:p w14:paraId="4B83A7A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defines related operational procedures, notably the origination of</w:t>
      </w:r>
    </w:p>
    <w:p w14:paraId="14C29C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ICMPv4 packets by nodes that might not have an IPv4 address.</w:t>
      </w:r>
    </w:p>
    <w:p w14:paraId="08E8E93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A48156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About This Document</w:t>
      </w:r>
    </w:p>
    <w:p w14:paraId="6A693D1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259C28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note is to be removed before publishing as an RFC.</w:t>
      </w:r>
    </w:p>
    <w:p w14:paraId="28884B6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FC05A4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latest revision of this draft can be found at</w:t>
      </w:r>
    </w:p>
    <w:p w14:paraId="6154E6D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https://wkumari.github.io/draft-chroboczek-intarea-v4-via-v6/draft-</w:t>
      </w:r>
    </w:p>
    <w:p w14:paraId="11284F5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ietf-intarea-v4-via-v6.html.  Status information for this document</w:t>
      </w:r>
    </w:p>
    <w:p w14:paraId="5277E3B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may be found at https://datatracker.ietf.org/doc/draft-ietf-intarea-</w:t>
      </w:r>
    </w:p>
    <w:p w14:paraId="5C68B9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v4-via-v6/.</w:t>
      </w:r>
    </w:p>
    <w:p w14:paraId="38A251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610083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Discussion of this document takes place on the Internet Area Working</w:t>
      </w:r>
    </w:p>
    <w:p w14:paraId="701888B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Group Working Group mailing list (mailto:int-area@ietf.org), which is</w:t>
      </w:r>
    </w:p>
    <w:p w14:paraId="7841A0A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archived at https://mailarchive.ietf.org/arch/browse/int-area/.</w:t>
      </w:r>
    </w:p>
    <w:p w14:paraId="08BE291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Subscribe at https://www.ietf.org/mailman/listinfo/int-area/.</w:t>
      </w:r>
    </w:p>
    <w:p w14:paraId="023A8D1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B43F81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Source for this draft and an issue tracker can be found at</w:t>
      </w:r>
    </w:p>
    <w:p w14:paraId="19903A9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https://github.com/wkumari/draft-chroboczek-intarea-v4-via-v6.</w:t>
      </w:r>
    </w:p>
    <w:p w14:paraId="4D243C8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232A4B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Status of This Memo</w:t>
      </w:r>
    </w:p>
    <w:p w14:paraId="6BE5D79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B8DD21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Internet-Draft is submitted in full conformance with the</w:t>
      </w:r>
    </w:p>
    <w:p w14:paraId="3AC2B44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provisions of BCP 78 and BCP 79.</w:t>
      </w:r>
    </w:p>
    <w:p w14:paraId="5A8AA02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32E868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Internet-Drafts are working documents of the Internet Engineering</w:t>
      </w:r>
    </w:p>
    <w:p w14:paraId="7AECCA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Task Force (IETF).  Note that other groups may also distribute</w:t>
      </w:r>
    </w:p>
    <w:p w14:paraId="6926628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working documents as Internet-Drafts.  The list of current Internet-</w:t>
      </w:r>
    </w:p>
    <w:p w14:paraId="009F699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Drafts </w:t>
      </w:r>
      <w:proofErr w:type="gramStart"/>
      <w:r w:rsidRPr="008A628B">
        <w:rPr>
          <w:rFonts w:ascii="Courier New" w:hAnsi="Courier New" w:cs="Courier New"/>
          <w:lang w:val="en-US"/>
        </w:rPr>
        <w:t>is</w:t>
      </w:r>
      <w:proofErr w:type="gramEnd"/>
      <w:r w:rsidRPr="008A628B">
        <w:rPr>
          <w:rFonts w:ascii="Courier New" w:hAnsi="Courier New" w:cs="Courier New"/>
          <w:lang w:val="en-US"/>
        </w:rPr>
        <w:t xml:space="preserve"> at https://datatracker.ietf.org/drafts/current/.</w:t>
      </w:r>
    </w:p>
    <w:p w14:paraId="7EA323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3957DD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909FAE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EEC0AB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1]</w:t>
      </w:r>
    </w:p>
    <w:p w14:paraId="40633C2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3A06CCB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31E8D66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C754D2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B1D01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Internet-Drafts are draft documents valid for a maximum of six months</w:t>
      </w:r>
    </w:p>
    <w:p w14:paraId="32DE814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and may be updated, replaced, or obsoleted by other documents at any</w:t>
      </w:r>
    </w:p>
    <w:p w14:paraId="1D12B83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time.  It is inappropriate to use Internet-Drafts as reference</w:t>
      </w:r>
    </w:p>
    <w:p w14:paraId="723208F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material or to cite them other than as "work in progress."</w:t>
      </w:r>
    </w:p>
    <w:p w14:paraId="048FF18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130DE2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Internet-Draft will expire on 17 September 2026.</w:t>
      </w:r>
    </w:p>
    <w:p w14:paraId="6AC7FE9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57E16E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Copyright Notice</w:t>
      </w:r>
    </w:p>
    <w:p w14:paraId="2141A37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E28D64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Copyright (c) 2026 IETF Trust and the persons identified as the</w:t>
      </w:r>
    </w:p>
    <w:p w14:paraId="2FB08D8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document authors.  All rights reserved.</w:t>
      </w:r>
    </w:p>
    <w:p w14:paraId="233134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1AA8F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document is subject to BCP 78 and the IETF Trust's Legal</w:t>
      </w:r>
    </w:p>
    <w:p w14:paraId="773E486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Provisions Relating to IETF Documents (https://trustee.ietf.org/</w:t>
      </w:r>
    </w:p>
    <w:p w14:paraId="2B6D569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license-info) in effect on the date of publication of this document.</w:t>
      </w:r>
    </w:p>
    <w:p w14:paraId="1CA096C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Please review these documents carefully, as they describe your rights</w:t>
      </w:r>
    </w:p>
    <w:p w14:paraId="57C557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and restrictions with respect to this document.  Code Components</w:t>
      </w:r>
    </w:p>
    <w:p w14:paraId="48A7FE8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extracted from this document must include Revised BSD License text as</w:t>
      </w:r>
    </w:p>
    <w:p w14:paraId="6FDD801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described in Section 4.e of the Trust Legal Provisions and are</w:t>
      </w:r>
    </w:p>
    <w:p w14:paraId="1F8747B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provided without warranty as described in the Revised BSD License.</w:t>
      </w:r>
    </w:p>
    <w:p w14:paraId="23D7509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63A5B5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Table of Contents</w:t>
      </w:r>
    </w:p>
    <w:p w14:paraId="57CDCBF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D170D5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1.  </w:t>
      </w:r>
      <w:proofErr w:type="gramStart"/>
      <w:r w:rsidRPr="008A628B">
        <w:rPr>
          <w:rFonts w:ascii="Courier New" w:hAnsi="Courier New" w:cs="Courier New"/>
          <w:lang w:val="en-US"/>
        </w:rPr>
        <w:t>Introduction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. . . . . . .   3</w:t>
      </w:r>
    </w:p>
    <w:p w14:paraId="48677C1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2</w:t>
      </w:r>
      <w:proofErr w:type="gramStart"/>
      <w:r w:rsidRPr="008A628B">
        <w:rPr>
          <w:rFonts w:ascii="Courier New" w:hAnsi="Courier New" w:cs="Courier New"/>
          <w:lang w:val="en-US"/>
        </w:rPr>
        <w:t>.  Conventions</w:t>
      </w:r>
      <w:proofErr w:type="gramEnd"/>
      <w:r w:rsidRPr="008A628B">
        <w:rPr>
          <w:rFonts w:ascii="Courier New" w:hAnsi="Courier New" w:cs="Courier New"/>
          <w:lang w:val="en-US"/>
        </w:rPr>
        <w:t xml:space="preserve"> and Definitions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4</w:t>
      </w:r>
    </w:p>
    <w:p w14:paraId="450FCAF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3.  Operation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4</w:t>
      </w:r>
    </w:p>
    <w:p w14:paraId="09E9DB9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3.1.  Structure of the routing </w:t>
      </w:r>
      <w:proofErr w:type="gramStart"/>
      <w:r w:rsidRPr="008A628B">
        <w:rPr>
          <w:rFonts w:ascii="Courier New" w:hAnsi="Courier New" w:cs="Courier New"/>
          <w:lang w:val="en-US"/>
        </w:rPr>
        <w:t>table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  5</w:t>
      </w:r>
    </w:p>
    <w:p w14:paraId="6B9B023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3.2.  Operation of the forwarding plane . . . . . . . . . . . .   5</w:t>
      </w:r>
    </w:p>
    <w:p w14:paraId="34B176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3.3.  Operation of routing </w:t>
      </w:r>
      <w:proofErr w:type="gramStart"/>
      <w:r w:rsidRPr="008A628B">
        <w:rPr>
          <w:rFonts w:ascii="Courier New" w:hAnsi="Courier New" w:cs="Courier New"/>
          <w:lang w:val="en-US"/>
        </w:rPr>
        <w:t>protocols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  5</w:t>
      </w:r>
    </w:p>
    <w:p w14:paraId="17169B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4.  ICMP Considerations . . . . . . . . . . . . . . . . . . . . .   6</w:t>
      </w:r>
    </w:p>
    <w:p w14:paraId="59468C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5.  Implementation Status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7</w:t>
      </w:r>
    </w:p>
    <w:p w14:paraId="0289CBD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5.1.  Arista </w:t>
      </w:r>
      <w:proofErr w:type="gramStart"/>
      <w:r w:rsidRPr="008A628B">
        <w:rPr>
          <w:rFonts w:ascii="Courier New" w:hAnsi="Courier New" w:cs="Courier New"/>
          <w:lang w:val="en-US"/>
        </w:rPr>
        <w:t>EOS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. . . . . .   7</w:t>
      </w:r>
    </w:p>
    <w:p w14:paraId="7B5EDFA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5.2.  The Babel routing </w:t>
      </w:r>
      <w:proofErr w:type="gramStart"/>
      <w:r w:rsidRPr="008A628B">
        <w:rPr>
          <w:rFonts w:ascii="Courier New" w:hAnsi="Courier New" w:cs="Courier New"/>
          <w:lang w:val="en-US"/>
        </w:rPr>
        <w:t>protocol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  7</w:t>
      </w:r>
    </w:p>
    <w:p w14:paraId="01B7325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5.3.  Linux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8</w:t>
      </w:r>
    </w:p>
    <w:p w14:paraId="6C12D2D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5.3.1.  Example: 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 8</w:t>
      </w:r>
    </w:p>
    <w:p w14:paraId="292FC53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5.4.  </w:t>
      </w:r>
      <w:proofErr w:type="spellStart"/>
      <w:r w:rsidRPr="008A628B">
        <w:rPr>
          <w:rFonts w:ascii="Courier New" w:hAnsi="Courier New" w:cs="Courier New"/>
          <w:lang w:val="en-US"/>
        </w:rPr>
        <w:t>Mikrotik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RouterOS</w:t>
      </w:r>
      <w:proofErr w:type="spellEnd"/>
      <w:r w:rsidRPr="008A628B">
        <w:rPr>
          <w:rFonts w:ascii="Courier New" w:hAnsi="Courier New" w:cs="Courier New"/>
          <w:lang w:val="en-US"/>
        </w:rPr>
        <w:t xml:space="preserve">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8</w:t>
      </w:r>
    </w:p>
    <w:p w14:paraId="28ADE5F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5.4.1.  Example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9</w:t>
      </w:r>
    </w:p>
    <w:p w14:paraId="325BE86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5.5.  Cisco NX-OS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 9</w:t>
      </w:r>
    </w:p>
    <w:p w14:paraId="0AF0AA8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6.  Operational </w:t>
      </w:r>
      <w:proofErr w:type="gramStart"/>
      <w:r w:rsidRPr="008A628B">
        <w:rPr>
          <w:rFonts w:ascii="Courier New" w:hAnsi="Courier New" w:cs="Courier New"/>
          <w:lang w:val="en-US"/>
        </w:rPr>
        <w:t>Considerations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  9</w:t>
      </w:r>
    </w:p>
    <w:p w14:paraId="4DCB3D2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7.  Security Considerations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10</w:t>
      </w:r>
    </w:p>
    <w:p w14:paraId="08F61D3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8.  IANA Considerations . . . . . . . . . . . . . . . . . . . . .  10</w:t>
      </w:r>
    </w:p>
    <w:p w14:paraId="64CCBB1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9.  </w:t>
      </w:r>
      <w:proofErr w:type="gramStart"/>
      <w:r w:rsidRPr="008A628B">
        <w:rPr>
          <w:rFonts w:ascii="Courier New" w:hAnsi="Courier New" w:cs="Courier New"/>
          <w:lang w:val="en-US"/>
        </w:rPr>
        <w:t>References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. . . . . . . .  10</w:t>
      </w:r>
    </w:p>
    <w:p w14:paraId="1D31A2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9.1.  Normative </w:t>
      </w:r>
      <w:proofErr w:type="gramStart"/>
      <w:r w:rsidRPr="008A628B">
        <w:rPr>
          <w:rFonts w:ascii="Courier New" w:hAnsi="Courier New" w:cs="Courier New"/>
          <w:lang w:val="en-US"/>
        </w:rPr>
        <w:t>References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.  10</w:t>
      </w:r>
    </w:p>
    <w:p w14:paraId="143F05E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9.2.  Informative </w:t>
      </w:r>
      <w:proofErr w:type="gramStart"/>
      <w:r w:rsidRPr="008A628B">
        <w:rPr>
          <w:rFonts w:ascii="Courier New" w:hAnsi="Courier New" w:cs="Courier New"/>
          <w:lang w:val="en-US"/>
        </w:rPr>
        <w:t>References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 10</w:t>
      </w:r>
    </w:p>
    <w:p w14:paraId="50D19B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Acknowledgments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12</w:t>
      </w:r>
    </w:p>
    <w:p w14:paraId="144837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Changes . . .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 12</w:t>
      </w:r>
    </w:p>
    <w:p w14:paraId="317893F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06-07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12</w:t>
      </w:r>
    </w:p>
    <w:p w14:paraId="79D1E29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05-06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12</w:t>
      </w:r>
    </w:p>
    <w:p w14:paraId="03EEB5F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7C788F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CDF3DF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B58B72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2]</w:t>
      </w:r>
    </w:p>
    <w:p w14:paraId="7576E9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6DF40B6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4666559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EEE86B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FB2831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04-05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13</w:t>
      </w:r>
    </w:p>
    <w:p w14:paraId="7E5C62D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03-04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13</w:t>
      </w:r>
    </w:p>
    <w:p w14:paraId="3949EA8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02-03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13</w:t>
      </w:r>
    </w:p>
    <w:p w14:paraId="63B78EC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01-02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13</w:t>
      </w:r>
    </w:p>
    <w:p w14:paraId="13ECDED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Version 00-01 . . . . . . . . . . . . . . . . . . . . . </w:t>
      </w:r>
      <w:proofErr w:type="gramStart"/>
      <w:r w:rsidRPr="008A628B">
        <w:rPr>
          <w:rFonts w:ascii="Courier New" w:hAnsi="Courier New" w:cs="Courier New"/>
          <w:lang w:val="en-US"/>
        </w:rPr>
        <w:t>.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 13</w:t>
      </w:r>
    </w:p>
    <w:p w14:paraId="012E2F6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Authors' </w:t>
      </w:r>
      <w:proofErr w:type="gramStart"/>
      <w:r w:rsidRPr="008A628B">
        <w:rPr>
          <w:rFonts w:ascii="Courier New" w:hAnsi="Courier New" w:cs="Courier New"/>
          <w:lang w:val="en-US"/>
        </w:rPr>
        <w:t>Addresses  . . .</w:t>
      </w:r>
      <w:proofErr w:type="gramEnd"/>
      <w:r w:rsidRPr="008A628B">
        <w:rPr>
          <w:rFonts w:ascii="Courier New" w:hAnsi="Courier New" w:cs="Courier New"/>
          <w:lang w:val="en-US"/>
        </w:rPr>
        <w:t xml:space="preserve"> . . . . . . . . . . . . . . . . . . . .  13</w:t>
      </w:r>
    </w:p>
    <w:p w14:paraId="63DC827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D84F99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1.  Introduction</w:t>
      </w:r>
    </w:p>
    <w:p w14:paraId="1168520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A1EA7A8" w14:textId="5C5A0D5D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dominant form of routing </w:t>
      </w:r>
      <w:del w:id="0" w:author="Graf Thomas, SCS-INI-NET-VNC-E2E" w:date="2026-04-13T15:21:00Z" w16du:dateUtc="2026-04-13T13:21:00Z">
        <w:r w:rsidRPr="008A628B" w:rsidDel="008A628B">
          <w:rPr>
            <w:rFonts w:ascii="Courier New" w:hAnsi="Courier New" w:cs="Courier New"/>
            <w:lang w:val="en-US"/>
          </w:rPr>
          <w:delText>in</w:delText>
        </w:r>
      </w:del>
      <w:ins w:id="1" w:author="Graf Thomas, SCS-INI-NET-VNC-E2E" w:date="2026-04-13T15:21:00Z" w16du:dateUtc="2026-04-13T13:21:00Z">
        <w:r w:rsidR="008A628B" w:rsidRPr="008A628B">
          <w:rPr>
            <w:rFonts w:ascii="Courier New" w:hAnsi="Courier New" w:cs="Courier New"/>
            <w:lang w:val="en-US"/>
          </w:rPr>
          <w:t>on</w:t>
        </w:r>
      </w:ins>
      <w:r w:rsidRPr="008A628B">
        <w:rPr>
          <w:rFonts w:ascii="Courier New" w:hAnsi="Courier New" w:cs="Courier New"/>
          <w:lang w:val="en-US"/>
        </w:rPr>
        <w:t xml:space="preserve"> the Internet is next-hop routing,</w:t>
      </w:r>
    </w:p>
    <w:p w14:paraId="3512DA2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where a routing protocol constructs a routing table (or routing</w:t>
      </w:r>
    </w:p>
    <w:p w14:paraId="2F49041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information base, RIB) which is used by a forwarding process to</w:t>
      </w:r>
    </w:p>
    <w:p w14:paraId="1F2F612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forward packets.  The routing table is a data structure that maps</w:t>
      </w:r>
    </w:p>
    <w:p w14:paraId="77AE7A0A" w14:textId="7A33A6D1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network prefixes </w:t>
      </w:r>
      <w:del w:id="2" w:author="Graf Thomas, SCS-INI-NET-VNC-E2E" w:date="2026-04-13T15:22:00Z" w16du:dateUtc="2026-04-13T13:22:00Z">
        <w:r w:rsidRPr="008A628B" w:rsidDel="008A628B">
          <w:rPr>
            <w:rFonts w:ascii="Courier New" w:hAnsi="Courier New" w:cs="Courier New"/>
            <w:lang w:val="en-US"/>
          </w:rPr>
          <w:delText>in a given</w:delText>
        </w:r>
      </w:del>
      <w:ins w:id="3" w:author="Graf Thomas, SCS-INI-NET-VNC-E2E" w:date="2026-04-13T15:22:00Z" w16du:dateUtc="2026-04-13T13:22:00Z">
        <w:r w:rsidR="008A628B" w:rsidRPr="008A628B">
          <w:rPr>
            <w:rFonts w:ascii="Courier New" w:hAnsi="Courier New" w:cs="Courier New"/>
            <w:lang w:val="en-US"/>
          </w:rPr>
          <w:t>in each</w:t>
        </w:r>
      </w:ins>
      <w:r w:rsidRPr="008A628B">
        <w:rPr>
          <w:rFonts w:ascii="Courier New" w:hAnsi="Courier New" w:cs="Courier New"/>
          <w:lang w:val="en-US"/>
        </w:rPr>
        <w:t xml:space="preserve"> </w:t>
      </w:r>
      <w:ins w:id="4" w:author="Graf Thomas, SCS-INI-NET-VNC-E2E" w:date="2026-04-13T15:22:00Z" w16du:dateUtc="2026-04-13T13:22:00Z">
        <w:r w:rsidR="008A628B">
          <w:rPr>
            <w:rFonts w:ascii="Courier New" w:hAnsi="Courier New" w:cs="Courier New"/>
            <w:lang w:val="en-US"/>
          </w:rPr>
          <w:t xml:space="preserve">address </w:t>
        </w:r>
      </w:ins>
      <w:r w:rsidRPr="008A628B">
        <w:rPr>
          <w:rFonts w:ascii="Courier New" w:hAnsi="Courier New" w:cs="Courier New"/>
          <w:lang w:val="en-US"/>
        </w:rPr>
        <w:t>family (IPv4 or IPv6) to next hops, pairs</w:t>
      </w:r>
    </w:p>
    <w:p w14:paraId="7B8CDB4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of an outgoing interface and a neighbor's network address, for</w:t>
      </w:r>
    </w:p>
    <w:p w14:paraId="65C500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example:</w:t>
      </w:r>
    </w:p>
    <w:p w14:paraId="51A54A1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D17481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destination                      next hop</w:t>
      </w:r>
    </w:p>
    <w:p w14:paraId="113573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2001:db</w:t>
      </w:r>
      <w:proofErr w:type="gramStart"/>
      <w:r w:rsidRPr="008A628B">
        <w:rPr>
          <w:rFonts w:ascii="Courier New" w:hAnsi="Courier New" w:cs="Courier New"/>
          <w:lang w:val="en-US"/>
        </w:rPr>
        <w:t>8:0:1::/</w:t>
      </w:r>
      <w:proofErr w:type="gramEnd"/>
      <w:r w:rsidRPr="008A628B">
        <w:rPr>
          <w:rFonts w:ascii="Courier New" w:hAnsi="Courier New" w:cs="Courier New"/>
          <w:lang w:val="en-US"/>
        </w:rPr>
        <w:t xml:space="preserve">64               eth0, </w:t>
      </w:r>
      <w:proofErr w:type="gramStart"/>
      <w:r w:rsidRPr="008A628B">
        <w:rPr>
          <w:rFonts w:ascii="Courier New" w:hAnsi="Courier New" w:cs="Courier New"/>
          <w:lang w:val="en-US"/>
        </w:rPr>
        <w:t>fe80::</w:t>
      </w:r>
      <w:proofErr w:type="gramEnd"/>
      <w:r w:rsidRPr="008A628B">
        <w:rPr>
          <w:rFonts w:ascii="Courier New" w:hAnsi="Courier New" w:cs="Courier New"/>
          <w:lang w:val="en-US"/>
        </w:rPr>
        <w:t>1234:5678</w:t>
      </w:r>
    </w:p>
    <w:p w14:paraId="4A8975E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203.0.113.0/24                  eth0, 192.0.2.1</w:t>
      </w:r>
    </w:p>
    <w:p w14:paraId="167D13E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7708D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When a packet is routed according to a given routing table entry, the</w:t>
      </w:r>
    </w:p>
    <w:p w14:paraId="13EAD39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forwarding plane typically maps the next-hop address to a link-layer</w:t>
      </w:r>
    </w:p>
    <w:p w14:paraId="32C510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address (a "MAC address") by using a neighbor discovery protocol (for</w:t>
      </w:r>
    </w:p>
    <w:p w14:paraId="4D21FEA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example the Neighbor Discovery protocol (ND) [RFC4861] in the case of</w:t>
      </w:r>
    </w:p>
    <w:p w14:paraId="2C3354B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IPv6 over Ethernet, and the Address Resolution Protocol (ARP)</w:t>
      </w:r>
    </w:p>
    <w:p w14:paraId="4846AB1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[RFC0826] in the case of IPv4 over Ethernet).  The link-layer address</w:t>
      </w:r>
    </w:p>
    <w:p w14:paraId="5A1EF97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is then used to construct the link-layer frames that encapsulate</w:t>
      </w:r>
    </w:p>
    <w:p w14:paraId="7155D93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forwarded packets.</w:t>
      </w:r>
    </w:p>
    <w:p w14:paraId="057C1F8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5D154A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It is apparent from the description above that there is no</w:t>
      </w:r>
    </w:p>
    <w:p w14:paraId="4AA88A3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fundamental reason why the destination prefix and the </w:t>
      </w:r>
      <w:proofErr w:type="gramStart"/>
      <w:r w:rsidRPr="008A628B">
        <w:rPr>
          <w:rFonts w:ascii="Courier New" w:hAnsi="Courier New" w:cs="Courier New"/>
          <w:lang w:val="en-US"/>
        </w:rPr>
        <w:t>next-hop</w:t>
      </w:r>
      <w:proofErr w:type="gramEnd"/>
    </w:p>
    <w:p w14:paraId="3ECC39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address should be in the same </w:t>
      </w:r>
      <w:proofErr w:type="gramStart"/>
      <w:r w:rsidRPr="008A628B">
        <w:rPr>
          <w:rFonts w:ascii="Courier New" w:hAnsi="Courier New" w:cs="Courier New"/>
          <w:lang w:val="en-US"/>
        </w:rPr>
        <w:t>address family</w:t>
      </w:r>
      <w:proofErr w:type="gramEnd"/>
      <w:r w:rsidRPr="008A628B">
        <w:rPr>
          <w:rFonts w:ascii="Courier New" w:hAnsi="Courier New" w:cs="Courier New"/>
          <w:lang w:val="en-US"/>
        </w:rPr>
        <w:t>: there is nothing</w:t>
      </w:r>
    </w:p>
    <w:p w14:paraId="3BCB857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preventing an IPv6 packet from being routed through a next hop with</w:t>
      </w:r>
    </w:p>
    <w:p w14:paraId="09CB237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 IPv4 address (in which case the next hop's MAC address will be</w:t>
      </w:r>
    </w:p>
    <w:p w14:paraId="511D00F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obtained using ARP), or, conversely, an IPv4 packet from being routed</w:t>
      </w:r>
    </w:p>
    <w:p w14:paraId="60BA26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through a next hop with an IPv6 address.  (In fact, it is even</w:t>
      </w:r>
    </w:p>
    <w:p w14:paraId="6072F70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possible to store link-layer addresses directly in the next-hop entry</w:t>
      </w:r>
    </w:p>
    <w:p w14:paraId="357ADD1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of the routing table, thus avoiding the use of an address resolution</w:t>
      </w:r>
    </w:p>
    <w:p w14:paraId="457FD11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 altogether, which was commonly done in networks using the</w:t>
      </w:r>
    </w:p>
    <w:p w14:paraId="5385E34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OSI protocol suite.)</w:t>
      </w:r>
    </w:p>
    <w:p w14:paraId="526D1F4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F5552F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document focuses on the specific case of routing IPv4 packets</w:t>
      </w:r>
    </w:p>
    <w:p w14:paraId="475B95D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through an IPv6 next hop.  This case is particularly interesting,</w:t>
      </w:r>
    </w:p>
    <w:p w14:paraId="1F90D62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since it makes it possible to build networks that have no IPv4</w:t>
      </w:r>
    </w:p>
    <w:p w14:paraId="1273E5E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addresses except at the edges and still provide IPv4 connectivity to</w:t>
      </w:r>
    </w:p>
    <w:p w14:paraId="03481CC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edge hosts.  In addition, since an IPv6 next hop can use a link-local</w:t>
      </w:r>
    </w:p>
    <w:p w14:paraId="0083A3F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address that is autonomously configured, the use of such routes</w:t>
      </w:r>
    </w:p>
    <w:p w14:paraId="553595F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3C6284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403B11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CAE7B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</w:t>
      </w:r>
      <w:proofErr w:type="gramStart"/>
      <w:r w:rsidRPr="008A628B">
        <w:rPr>
          <w:rFonts w:ascii="Courier New" w:hAnsi="Courier New" w:cs="Courier New"/>
          <w:lang w:val="en-US"/>
        </w:rPr>
        <w:t>Expires</w:t>
      </w:r>
      <w:proofErr w:type="gramEnd"/>
      <w:r w:rsidRPr="008A628B">
        <w:rPr>
          <w:rFonts w:ascii="Courier New" w:hAnsi="Courier New" w:cs="Courier New"/>
          <w:lang w:val="en-US"/>
        </w:rPr>
        <w:t xml:space="preserve">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3]</w:t>
      </w:r>
    </w:p>
    <w:p w14:paraId="4CC0FE6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22EC831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666EFD9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B03BF6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9D2D7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enables a mode of operation where the network core has </w:t>
      </w:r>
      <w:proofErr w:type="gramStart"/>
      <w:r w:rsidRPr="008A628B">
        <w:rPr>
          <w:rFonts w:ascii="Courier New" w:hAnsi="Courier New" w:cs="Courier New"/>
          <w:lang w:val="en-US"/>
        </w:rPr>
        <w:t>no</w:t>
      </w:r>
      <w:proofErr w:type="gramEnd"/>
      <w:r w:rsidRPr="008A628B">
        <w:rPr>
          <w:rFonts w:ascii="Courier New" w:hAnsi="Courier New" w:cs="Courier New"/>
          <w:lang w:val="en-US"/>
        </w:rPr>
        <w:t xml:space="preserve"> statically</w:t>
      </w:r>
    </w:p>
    <w:p w14:paraId="589087C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assigned IP addresses of either family, which significantly reduces</w:t>
      </w:r>
    </w:p>
    <w:p w14:paraId="3BB6B64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amount of manual configuration required.  (See also [RFC7404] for</w:t>
      </w:r>
    </w:p>
    <w:p w14:paraId="6B7B0CA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 discussion of the issues involved with such an approach.)</w:t>
      </w:r>
    </w:p>
    <w:p w14:paraId="6AA1DE4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ED921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A route</w:t>
      </w:r>
      <w:proofErr w:type="gramEnd"/>
      <w:r w:rsidRPr="008A628B">
        <w:rPr>
          <w:rFonts w:ascii="Courier New" w:hAnsi="Courier New" w:cs="Courier New"/>
          <w:lang w:val="en-US"/>
        </w:rPr>
        <w:t xml:space="preserve"> towards an IPv4 prefix that uses an IPv6 next hop is called a</w:t>
      </w:r>
    </w:p>
    <w:p w14:paraId="4AF3D2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"v4-via-v6" route.  V4-via-v6 routing is not restricted to routers,</w:t>
      </w:r>
    </w:p>
    <w:p w14:paraId="06E433B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and could usefully be applied to hosts, but doing so would require</w:t>
      </w:r>
    </w:p>
    <w:p w14:paraId="7B9FF8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solving the issue of host configuration, for example by extending</w:t>
      </w:r>
    </w:p>
    <w:p w14:paraId="431C631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either DHCPv4 or DHCPv6 to publish an IPv4 default route with an IPv6</w:t>
      </w:r>
    </w:p>
    <w:p w14:paraId="3312A44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next </w:t>
      </w:r>
      <w:proofErr w:type="gramStart"/>
      <w:r w:rsidRPr="008A628B">
        <w:rPr>
          <w:rFonts w:ascii="Courier New" w:hAnsi="Courier New" w:cs="Courier New"/>
          <w:lang w:val="en-US"/>
        </w:rPr>
        <w:t>hop</w:t>
      </w:r>
      <w:proofErr w:type="gramEnd"/>
      <w:r w:rsidRPr="008A628B">
        <w:rPr>
          <w:rFonts w:ascii="Courier New" w:hAnsi="Courier New" w:cs="Courier New"/>
          <w:lang w:val="en-US"/>
        </w:rPr>
        <w:t>, which is out of scope for this document.</w:t>
      </w:r>
    </w:p>
    <w:p w14:paraId="6D35FF3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B8D4B6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[RFC8950] discusses advertising of IPv4 Network Layer Reachability</w:t>
      </w:r>
    </w:p>
    <w:p w14:paraId="0693A27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Information (NLRI) with a next-hop address that belongs to the IPv6</w:t>
      </w:r>
    </w:p>
    <w:p w14:paraId="68CB769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protocol, but confines itself to how this is carried and advertised</w:t>
      </w:r>
    </w:p>
    <w:p w14:paraId="609202E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 the BGP protocol.  This document, on the other hand, discusses the</w:t>
      </w:r>
    </w:p>
    <w:p w14:paraId="5C87508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concept of v4-via-v6 routes independently of any specific routing</w:t>
      </w:r>
    </w:p>
    <w:p w14:paraId="4E28623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protocol, their design and operational considerations, and the</w:t>
      </w:r>
    </w:p>
    <w:p w14:paraId="7E4CD3C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implications of using them.</w:t>
      </w:r>
    </w:p>
    <w:p w14:paraId="6464BC6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79B954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{ Editor</w:t>
      </w:r>
      <w:proofErr w:type="gramEnd"/>
      <w:r w:rsidRPr="008A628B">
        <w:rPr>
          <w:rFonts w:ascii="Courier New" w:hAnsi="Courier New" w:cs="Courier New"/>
          <w:lang w:val="en-US"/>
        </w:rPr>
        <w:t xml:space="preserve"> note, to be removed before publication.  This document is</w:t>
      </w:r>
    </w:p>
    <w:p w14:paraId="76BB906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heavily based on draft-ietf-babel-v4viav6.  When draft-</w:t>
      </w:r>
      <w:proofErr w:type="spellStart"/>
      <w:r w:rsidRPr="008A628B">
        <w:rPr>
          <w:rFonts w:ascii="Courier New" w:hAnsi="Courier New" w:cs="Courier New"/>
          <w:lang w:val="en-US"/>
        </w:rPr>
        <w:t>ietf</w:t>
      </w:r>
      <w:proofErr w:type="spellEnd"/>
      <w:r w:rsidRPr="008A628B">
        <w:rPr>
          <w:rFonts w:ascii="Courier New" w:hAnsi="Courier New" w:cs="Courier New"/>
          <w:lang w:val="en-US"/>
        </w:rPr>
        <w:t>-babel-</w:t>
      </w:r>
    </w:p>
    <w:p w14:paraId="14A07D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v4viav6 was going through IESG eval, Warren raised concerns that</w:t>
      </w:r>
    </w:p>
    <w:p w14:paraId="6BEF815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something this fundamental deserved to be documented in a separate,</w:t>
      </w:r>
    </w:p>
    <w:p w14:paraId="5E40C2F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standalone document, so that it can be more fully discussed, </w:t>
      </w:r>
      <w:proofErr w:type="gramStart"/>
      <w:r w:rsidRPr="008A628B">
        <w:rPr>
          <w:rFonts w:ascii="Courier New" w:hAnsi="Courier New" w:cs="Courier New"/>
          <w:lang w:val="en-US"/>
        </w:rPr>
        <w:t>and,</w:t>
      </w:r>
      <w:proofErr w:type="gramEnd"/>
    </w:p>
    <w:p w14:paraId="75843C9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more</w:t>
      </w:r>
      <w:proofErr w:type="gramEnd"/>
      <w:r w:rsidRPr="008A628B">
        <w:rPr>
          <w:rFonts w:ascii="Courier New" w:hAnsi="Courier New" w:cs="Courier New"/>
          <w:lang w:val="en-US"/>
        </w:rPr>
        <w:t xml:space="preserve"> importantly, referenced cleanly in the future.}</w:t>
      </w:r>
    </w:p>
    <w:p w14:paraId="6D157C4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C4D300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2</w:t>
      </w:r>
      <w:proofErr w:type="gramStart"/>
      <w:r w:rsidRPr="008A628B">
        <w:rPr>
          <w:rFonts w:ascii="Courier New" w:hAnsi="Courier New" w:cs="Courier New"/>
          <w:lang w:val="en-US"/>
        </w:rPr>
        <w:t>.  Conventions</w:t>
      </w:r>
      <w:proofErr w:type="gramEnd"/>
      <w:r w:rsidRPr="008A628B">
        <w:rPr>
          <w:rFonts w:ascii="Courier New" w:hAnsi="Courier New" w:cs="Courier New"/>
          <w:lang w:val="en-US"/>
        </w:rPr>
        <w:t xml:space="preserve"> and Definitions</w:t>
      </w:r>
    </w:p>
    <w:p w14:paraId="6837F84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63C61C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key words "MUST", "MUST NOT", "REQUIRED", "SHALL", "SHALL NOT",</w:t>
      </w:r>
    </w:p>
    <w:p w14:paraId="1580130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"SHOULD", "SHOULD NOT", "RECOMMENDED", "NOT RECOMMENDED", "MAY", and</w:t>
      </w:r>
    </w:p>
    <w:p w14:paraId="6D6666B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"OPTIONAL" in this document are to be interpreted as described in</w:t>
      </w:r>
    </w:p>
    <w:p w14:paraId="0C7FEB7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BCP 14 [RFC2119] [RFC8174] when, and only when, they appear in all</w:t>
      </w:r>
    </w:p>
    <w:p w14:paraId="22787A9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capitals, as shown here.</w:t>
      </w:r>
    </w:p>
    <w:p w14:paraId="030498B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263DA2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3.  Operation</w:t>
      </w:r>
    </w:p>
    <w:p w14:paraId="2BB602E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09A7A3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Next-hop routing is implemented by two separate components, the</w:t>
      </w:r>
    </w:p>
    <w:p w14:paraId="414F541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routing protocol and the forwarding plane, that communicate through a</w:t>
      </w:r>
    </w:p>
    <w:p w14:paraId="1B59D47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shared data structure, the routing table.</w:t>
      </w:r>
    </w:p>
    <w:p w14:paraId="6038C3E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CC14E1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EDE816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91748B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D4DC82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C0496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70AA83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EE4F6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0C57AF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30AFBF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7703ED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826B1D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4]</w:t>
      </w:r>
    </w:p>
    <w:p w14:paraId="5F815DB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00F63DA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01A824A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A92231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358C5D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3.1.  Structure of the routing table</w:t>
      </w:r>
    </w:p>
    <w:p w14:paraId="3FAB89B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2CDF15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routing table is a data structure that maps address prefixes to</w:t>
      </w:r>
    </w:p>
    <w:p w14:paraId="21B1611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next hops, pairs of the form (interface, address).  In traditional</w:t>
      </w:r>
    </w:p>
    <w:p w14:paraId="2CE777B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next-hop routing, the routing table maps IPv4 prefixes to IPv4 next</w:t>
      </w:r>
    </w:p>
    <w:p w14:paraId="46E799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hops, and IPv6 prefixes to IPv6 next hops.  With v4-via-v6 routing,</w:t>
      </w:r>
    </w:p>
    <w:p w14:paraId="3DECC91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routing table is extended so that an IPv4 prefix may map to</w:t>
      </w:r>
    </w:p>
    <w:p w14:paraId="3FEC2EF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either an IPv6 or an IPv4 next hop.</w:t>
      </w:r>
    </w:p>
    <w:p w14:paraId="62D33E0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CFF937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Resolution may be recursive: the next hop may itself be a prefix that</w:t>
      </w:r>
    </w:p>
    <w:p w14:paraId="53CA39C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requires further resolution to map to the outgoing interface and L2</w:t>
      </w:r>
    </w:p>
    <w:p w14:paraId="1016EAC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address.  V4-via-v6 routing does not prevent recursive resolution.</w:t>
      </w:r>
    </w:p>
    <w:p w14:paraId="5A38735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2AE5F5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3.2.  Operation of the forwarding plane</w:t>
      </w:r>
    </w:p>
    <w:p w14:paraId="368BB0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80E0E7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forwarding plane is the part of the routing implementation that</w:t>
      </w:r>
    </w:p>
    <w:p w14:paraId="3E4CE94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is executed for every forwarded packet.  As a packet arrives, the</w:t>
      </w:r>
    </w:p>
    <w:p w14:paraId="279F30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forwarding plane consults the routing table, selects a single route</w:t>
      </w:r>
    </w:p>
    <w:p w14:paraId="211560B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matching the packet, and forwards the packet through the outgoing</w:t>
      </w:r>
    </w:p>
    <w:p w14:paraId="4C2B423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interface to the associated next-hop address.</w:t>
      </w:r>
    </w:p>
    <w:p w14:paraId="3298F32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0B4121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With v4-via-v6 routing, the </w:t>
      </w:r>
      <w:proofErr w:type="gramStart"/>
      <w:r w:rsidRPr="008A628B">
        <w:rPr>
          <w:rFonts w:ascii="Courier New" w:hAnsi="Courier New" w:cs="Courier New"/>
          <w:lang w:val="en-US"/>
        </w:rPr>
        <w:t>address family</w:t>
      </w:r>
      <w:proofErr w:type="gramEnd"/>
      <w:r w:rsidRPr="008A628B">
        <w:rPr>
          <w:rFonts w:ascii="Courier New" w:hAnsi="Courier New" w:cs="Courier New"/>
          <w:lang w:val="en-US"/>
        </w:rPr>
        <w:t xml:space="preserve"> of the next-hop address is</w:t>
      </w:r>
    </w:p>
    <w:p w14:paraId="072661F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no longer determined by the address family of the prefix: since the</w:t>
      </w:r>
    </w:p>
    <w:p w14:paraId="6689B66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routing table may map an IPv4 prefix to either an IPv4 or an IPv6</w:t>
      </w:r>
    </w:p>
    <w:p w14:paraId="4C2817B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next hop, the forwarding plane must be able to determine, on a per-</w:t>
      </w:r>
    </w:p>
    <w:p w14:paraId="3922901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packet basis, which address resolution protocol (ARP for IPv4, ND for</w:t>
      </w:r>
    </w:p>
    <w:p w14:paraId="7DFE763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IPv6) to consult.</w:t>
      </w:r>
    </w:p>
    <w:p w14:paraId="26099D6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9E863A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3.3.  Operation of routing protocols</w:t>
      </w:r>
    </w:p>
    <w:p w14:paraId="434361A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B05D3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routing protocol is the part of the routing implementation that</w:t>
      </w:r>
    </w:p>
    <w:p w14:paraId="798915E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is executed asynchronously from the forwarding plane, and whose role</w:t>
      </w:r>
    </w:p>
    <w:p w14:paraId="1B1B32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is to build the routing table.  Since v4-via-v6 routing is a</w:t>
      </w:r>
    </w:p>
    <w:p w14:paraId="7D61367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generalization of traditional next-hop routing, v4-via-v6 can</w:t>
      </w:r>
    </w:p>
    <w:p w14:paraId="1573B4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interoperate with existing routing protocols: a traditional routing</w:t>
      </w:r>
    </w:p>
    <w:p w14:paraId="12DC6B0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 produces a traditional next-hop routing table, which can be</w:t>
      </w:r>
    </w:p>
    <w:p w14:paraId="2D0280F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used by an implementation supporting v4-via-v6 routing.</w:t>
      </w:r>
    </w:p>
    <w:p w14:paraId="541AA85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DB93AA5" w14:textId="1C39762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However, </w:t>
      </w:r>
      <w:del w:id="5" w:author="Graf Thomas, SCS-INI-NET-VNC-E2E" w:date="2026-04-13T15:26:00Z" w16du:dateUtc="2026-04-13T13:26:00Z">
        <w:r w:rsidRPr="008A628B" w:rsidDel="008A628B">
          <w:rPr>
            <w:rFonts w:ascii="Courier New" w:hAnsi="Courier New" w:cs="Courier New"/>
            <w:lang w:val="en-US"/>
          </w:rPr>
          <w:delText>in order to</w:delText>
        </w:r>
      </w:del>
      <w:ins w:id="6" w:author="Graf Thomas, SCS-INI-NET-VNC-E2E" w:date="2026-04-13T15:26:00Z" w16du:dateUtc="2026-04-13T13:26:00Z">
        <w:r w:rsidR="008A628B" w:rsidRPr="008A628B">
          <w:rPr>
            <w:rFonts w:ascii="Courier New" w:hAnsi="Courier New" w:cs="Courier New"/>
            <w:lang w:val="en-US"/>
          </w:rPr>
          <w:t>to</w:t>
        </w:r>
      </w:ins>
      <w:r w:rsidRPr="008A628B">
        <w:rPr>
          <w:rFonts w:ascii="Courier New" w:hAnsi="Courier New" w:cs="Courier New"/>
          <w:lang w:val="en-US"/>
        </w:rPr>
        <w:t xml:space="preserve"> use the additional flexibility provided by</w:t>
      </w:r>
    </w:p>
    <w:p w14:paraId="660B9D6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v4-via-v6 routing, routing protocols need to be extended with the</w:t>
      </w:r>
    </w:p>
    <w:p w14:paraId="66A1C9D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ability to populate the routing table with v4-via-v6 routes when an</w:t>
      </w:r>
    </w:p>
    <w:p w14:paraId="67C80B2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IPv4 </w:t>
      </w:r>
      <w:proofErr w:type="gramStart"/>
      <w:r w:rsidRPr="008A628B">
        <w:rPr>
          <w:rFonts w:ascii="Courier New" w:hAnsi="Courier New" w:cs="Courier New"/>
          <w:lang w:val="en-US"/>
        </w:rPr>
        <w:t>address is</w:t>
      </w:r>
      <w:proofErr w:type="gramEnd"/>
      <w:r w:rsidRPr="008A628B">
        <w:rPr>
          <w:rFonts w:ascii="Courier New" w:hAnsi="Courier New" w:cs="Courier New"/>
          <w:lang w:val="en-US"/>
        </w:rPr>
        <w:t xml:space="preserve"> not available or when the available IPv4 addresses</w:t>
      </w:r>
    </w:p>
    <w:p w14:paraId="0060A1C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are not suitable for use as a next hop.</w:t>
      </w:r>
    </w:p>
    <w:p w14:paraId="162BE5A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D1609A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Some protocols already support the advertisement of IPv4 routes with</w:t>
      </w:r>
    </w:p>
    <w:p w14:paraId="417CB5D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 IPv6 next hop, including Babel [RFC9229] and BGP [RFC8950].  Other</w:t>
      </w:r>
    </w:p>
    <w:p w14:paraId="685906A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protocols advertise both IPv4 and IPv6 prefixes over a single</w:t>
      </w:r>
    </w:p>
    <w:p w14:paraId="3A60C65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neighbor; these include:</w:t>
      </w:r>
    </w:p>
    <w:p w14:paraId="2DA63F7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DDC963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27C60D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89D4C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5]</w:t>
      </w:r>
    </w:p>
    <w:p w14:paraId="358C2C7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5D923E3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4E68FF1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D1024E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F636C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Multi</w:t>
      </w:r>
      <w:proofErr w:type="gramEnd"/>
      <w:r w:rsidRPr="008A628B">
        <w:rPr>
          <w:rFonts w:ascii="Courier New" w:hAnsi="Courier New" w:cs="Courier New"/>
          <w:lang w:val="en-US"/>
        </w:rPr>
        <w:t>-Topology (MT) Routing in OSPF ([RFC4915])</w:t>
      </w:r>
    </w:p>
    <w:p w14:paraId="043FD33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F97CD9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Multi</w:t>
      </w:r>
      <w:proofErr w:type="gramEnd"/>
      <w:r w:rsidRPr="008A628B">
        <w:rPr>
          <w:rFonts w:ascii="Courier New" w:hAnsi="Courier New" w:cs="Courier New"/>
          <w:lang w:val="en-US"/>
        </w:rPr>
        <w:t>-Topology (MT) Routing in IS-IS ([RFC5120])</w:t>
      </w:r>
    </w:p>
    <w:p w14:paraId="1DB7BC9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CCA4A9D" w14:textId="04C816F3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While </w:t>
      </w:r>
      <w:del w:id="7" w:author="Graf Thomas, SCS-INI-NET-VNC-E2E" w:date="2026-04-13T15:27:00Z" w16du:dateUtc="2026-04-13T13:27:00Z">
        <w:r w:rsidRPr="008A628B" w:rsidDel="008A628B">
          <w:rPr>
            <w:rFonts w:ascii="Courier New" w:hAnsi="Courier New" w:cs="Courier New"/>
            <w:lang w:val="en-US"/>
          </w:rPr>
          <w:delText>both of these</w:delText>
        </w:r>
      </w:del>
      <w:ins w:id="8" w:author="Graf Thomas, SCS-INI-NET-VNC-E2E" w:date="2026-04-13T15:27:00Z" w16du:dateUtc="2026-04-13T13:27:00Z">
        <w:r w:rsidR="008A628B" w:rsidRPr="008A628B">
          <w:rPr>
            <w:rFonts w:ascii="Courier New" w:hAnsi="Courier New" w:cs="Courier New"/>
            <w:lang w:val="en-US"/>
          </w:rPr>
          <w:t>both</w:t>
        </w:r>
      </w:ins>
      <w:r w:rsidRPr="008A628B">
        <w:rPr>
          <w:rFonts w:ascii="Courier New" w:hAnsi="Courier New" w:cs="Courier New"/>
          <w:lang w:val="en-US"/>
        </w:rPr>
        <w:t xml:space="preserve"> employ a common control plane, they use separate</w:t>
      </w:r>
    </w:p>
    <w:p w14:paraId="679D427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data </w:t>
      </w:r>
      <w:proofErr w:type="gramStart"/>
      <w:r w:rsidRPr="008A628B">
        <w:rPr>
          <w:rFonts w:ascii="Courier New" w:hAnsi="Courier New" w:cs="Courier New"/>
          <w:lang w:val="en-US"/>
        </w:rPr>
        <w:t>planes, and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therefore don't implement v4-via-v6 routing.</w:t>
      </w:r>
    </w:p>
    <w:p w14:paraId="170CFDB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86D5D4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4.  ICMP Considerations</w:t>
      </w:r>
    </w:p>
    <w:p w14:paraId="46A0F8F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87BD2B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Internet Control Message Protocol (ICMPv4, or simply ICMP)</w:t>
      </w:r>
    </w:p>
    <w:p w14:paraId="31500FD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[RFC0792] is a protocol related to IPv4 that is primarily used to</w:t>
      </w:r>
    </w:p>
    <w:p w14:paraId="677CCF5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carry diagnostic and debugging information.  ICMPv4 packets may be</w:t>
      </w:r>
    </w:p>
    <w:p w14:paraId="3A2B692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originated by end hosts (e.g., the "destination unreachable, port</w:t>
      </w:r>
    </w:p>
    <w:p w14:paraId="2E6E565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unreachable" ICMPv4 packet), but they may also be originated by</w:t>
      </w:r>
    </w:p>
    <w:p w14:paraId="59F1FDA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intermediate routers (e.g., most other kinds of "destination</w:t>
      </w:r>
    </w:p>
    <w:p w14:paraId="339D9BA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unreachable" packets).</w:t>
      </w:r>
    </w:p>
    <w:p w14:paraId="406A472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837FD4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Some protocols deployed </w:t>
      </w:r>
      <w:proofErr w:type="gramStart"/>
      <w:r w:rsidRPr="008A628B">
        <w:rPr>
          <w:rFonts w:ascii="Courier New" w:hAnsi="Courier New" w:cs="Courier New"/>
          <w:lang w:val="en-US"/>
        </w:rPr>
        <w:t>in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Internet rely on ICMPv4 packets sent</w:t>
      </w:r>
    </w:p>
    <w:p w14:paraId="26FB83E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by intermediate routers.  Most notably, path MTU Discovery (</w:t>
      </w:r>
      <w:proofErr w:type="spellStart"/>
      <w:r w:rsidRPr="008A628B">
        <w:rPr>
          <w:rFonts w:ascii="Courier New" w:hAnsi="Courier New" w:cs="Courier New"/>
          <w:lang w:val="en-US"/>
        </w:rPr>
        <w:t>PMTUd</w:t>
      </w:r>
      <w:proofErr w:type="spellEnd"/>
      <w:r w:rsidRPr="008A628B">
        <w:rPr>
          <w:rFonts w:ascii="Courier New" w:hAnsi="Courier New" w:cs="Courier New"/>
          <w:lang w:val="en-US"/>
        </w:rPr>
        <w:t>)</w:t>
      </w:r>
    </w:p>
    <w:p w14:paraId="19FFEDD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[RFC1191] is an algorithm executed by end hosts to discover the</w:t>
      </w:r>
    </w:p>
    <w:p w14:paraId="0A5512E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maximum packet size that a route </w:t>
      </w:r>
      <w:proofErr w:type="gramStart"/>
      <w:r w:rsidRPr="008A628B">
        <w:rPr>
          <w:rFonts w:ascii="Courier New" w:hAnsi="Courier New" w:cs="Courier New"/>
          <w:lang w:val="en-US"/>
        </w:rPr>
        <w:t>is able to</w:t>
      </w:r>
      <w:proofErr w:type="gramEnd"/>
      <w:r w:rsidRPr="008A628B">
        <w:rPr>
          <w:rFonts w:ascii="Courier New" w:hAnsi="Courier New" w:cs="Courier New"/>
          <w:lang w:val="en-US"/>
        </w:rPr>
        <w:t xml:space="preserve"> carry.  While there exist</w:t>
      </w:r>
    </w:p>
    <w:p w14:paraId="7CC3C7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variants of </w:t>
      </w:r>
      <w:proofErr w:type="spellStart"/>
      <w:r w:rsidRPr="008A628B">
        <w:rPr>
          <w:rFonts w:ascii="Courier New" w:hAnsi="Courier New" w:cs="Courier New"/>
          <w:lang w:val="en-US"/>
        </w:rPr>
        <w:t>PMTUd</w:t>
      </w:r>
      <w:proofErr w:type="spellEnd"/>
      <w:r w:rsidRPr="008A628B">
        <w:rPr>
          <w:rFonts w:ascii="Courier New" w:hAnsi="Courier New" w:cs="Courier New"/>
          <w:lang w:val="en-US"/>
        </w:rPr>
        <w:t xml:space="preserve"> that are purely end-to-end [RFC4821], the variant</w:t>
      </w:r>
    </w:p>
    <w:p w14:paraId="7DBD8C5F" w14:textId="50717A3A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most commonly deployed</w:t>
      </w:r>
      <w:proofErr w:type="gramEnd"/>
      <w:r w:rsidRPr="008A628B">
        <w:rPr>
          <w:rFonts w:ascii="Courier New" w:hAnsi="Courier New" w:cs="Courier New"/>
          <w:lang w:val="en-US"/>
        </w:rPr>
        <w:t xml:space="preserve"> </w:t>
      </w:r>
      <w:del w:id="9" w:author="Graf Thomas, SCS-INI-NET-VNC-E2E" w:date="2026-04-13T15:27:00Z" w16du:dateUtc="2026-04-13T13:27:00Z">
        <w:r w:rsidRPr="008A628B" w:rsidDel="008A628B">
          <w:rPr>
            <w:rFonts w:ascii="Courier New" w:hAnsi="Courier New" w:cs="Courier New"/>
            <w:lang w:val="en-US"/>
          </w:rPr>
          <w:delText>in</w:delText>
        </w:r>
      </w:del>
      <w:ins w:id="10" w:author="Graf Thomas, SCS-INI-NET-VNC-E2E" w:date="2026-04-13T15:27:00Z" w16du:dateUtc="2026-04-13T13:27:00Z">
        <w:r w:rsidR="008A628B" w:rsidRPr="008A628B">
          <w:rPr>
            <w:rFonts w:ascii="Courier New" w:hAnsi="Courier New" w:cs="Courier New"/>
            <w:lang w:val="en-US"/>
          </w:rPr>
          <w:t>on</w:t>
        </w:r>
      </w:ins>
      <w:r w:rsidRPr="008A628B">
        <w:rPr>
          <w:rFonts w:ascii="Courier New" w:hAnsi="Courier New" w:cs="Courier New"/>
          <w:lang w:val="en-US"/>
        </w:rPr>
        <w:t xml:space="preserve"> the Internet has a hard dependency on</w:t>
      </w:r>
    </w:p>
    <w:p w14:paraId="6BBF162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ICMPv4 packets originated by intermediate routers: if intermediate</w:t>
      </w:r>
    </w:p>
    <w:p w14:paraId="1CC23A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routers are unable to send ICMPv4 packets, </w:t>
      </w:r>
      <w:proofErr w:type="spellStart"/>
      <w:r w:rsidRPr="008A628B">
        <w:rPr>
          <w:rFonts w:ascii="Courier New" w:hAnsi="Courier New" w:cs="Courier New"/>
          <w:lang w:val="en-US"/>
        </w:rPr>
        <w:t>PMTUd</w:t>
      </w:r>
      <w:proofErr w:type="spellEnd"/>
      <w:r w:rsidRPr="008A628B">
        <w:rPr>
          <w:rFonts w:ascii="Courier New" w:hAnsi="Courier New" w:cs="Courier New"/>
          <w:lang w:val="en-US"/>
        </w:rPr>
        <w:t xml:space="preserve"> may lead to</w:t>
      </w:r>
    </w:p>
    <w:p w14:paraId="624FDF3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persistent </w:t>
      </w:r>
      <w:proofErr w:type="gramStart"/>
      <w:r w:rsidRPr="008A628B">
        <w:rPr>
          <w:rFonts w:ascii="Courier New" w:hAnsi="Courier New" w:cs="Courier New"/>
          <w:lang w:val="en-US"/>
        </w:rPr>
        <w:t>black-holing</w:t>
      </w:r>
      <w:proofErr w:type="gramEnd"/>
      <w:r w:rsidRPr="008A628B">
        <w:rPr>
          <w:rFonts w:ascii="Courier New" w:hAnsi="Courier New" w:cs="Courier New"/>
          <w:lang w:val="en-US"/>
        </w:rPr>
        <w:t xml:space="preserve"> of IPv4 traffic.</w:t>
      </w:r>
    </w:p>
    <w:p w14:paraId="2D33520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4DF3CA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 router must therefore be able to generate ICMP Destination</w:t>
      </w:r>
    </w:p>
    <w:p w14:paraId="23267F2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Unreachable messages ([RFC1812] Section 5.2.7.1).  The source address</w:t>
      </w:r>
    </w:p>
    <w:p w14:paraId="16E9B72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of these messages must be one of the addresses assigned to the</w:t>
      </w:r>
    </w:p>
    <w:p w14:paraId="1F23B91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outgoing </w:t>
      </w:r>
      <w:proofErr w:type="gramStart"/>
      <w:r w:rsidRPr="008A628B">
        <w:rPr>
          <w:rFonts w:ascii="Courier New" w:hAnsi="Courier New" w:cs="Courier New"/>
          <w:lang w:val="en-US"/>
        </w:rPr>
        <w:t>interface;</w:t>
      </w:r>
      <w:proofErr w:type="gramEnd"/>
      <w:r w:rsidRPr="008A628B">
        <w:rPr>
          <w:rFonts w:ascii="Courier New" w:hAnsi="Courier New" w:cs="Courier New"/>
          <w:lang w:val="en-US"/>
        </w:rPr>
        <w:t xml:space="preserve"> if no such address has been assigned, then one of</w:t>
      </w:r>
    </w:p>
    <w:p w14:paraId="38809F7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other addresses assigned to the router, known as the "router-id",</w:t>
      </w:r>
    </w:p>
    <w:p w14:paraId="3972789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must be used ([RFC1812] Section 4.3.2.4).</w:t>
      </w:r>
    </w:p>
    <w:p w14:paraId="778902F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E43637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Routers implementing the mechanism described in this document do not</w:t>
      </w:r>
    </w:p>
    <w:p w14:paraId="5A4CC79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need to have any IPv4 addresses assigned to any of their interfaces,</w:t>
      </w:r>
    </w:p>
    <w:p w14:paraId="4E91DE7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and [RFC1812] does not specify what happens if no router-id has been</w:t>
      </w:r>
    </w:p>
    <w:p w14:paraId="4D1184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assigned.  If a router does not have any IPv4 addresses assigned, the</w:t>
      </w:r>
    </w:p>
    <w:p w14:paraId="3416197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router MUST use the dummy address 192.0.0.8 as the source address of</w:t>
      </w:r>
    </w:p>
    <w:p w14:paraId="4EDADB3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outgoing ICMP packets ([RFC7600], Section 4.8, Requirement R-22).</w:t>
      </w:r>
    </w:p>
    <w:p w14:paraId="3D17CA2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4B334D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Using the dummy address as the source of ICMPv4 packet causes a</w:t>
      </w:r>
    </w:p>
    <w:p w14:paraId="79FE69C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number of drawbacks:</w:t>
      </w:r>
    </w:p>
    <w:p w14:paraId="302BE88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F8568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*  </w:t>
      </w:r>
      <w:proofErr w:type="gramStart"/>
      <w:r w:rsidRPr="008A628B">
        <w:rPr>
          <w:rFonts w:ascii="Courier New" w:hAnsi="Courier New" w:cs="Courier New"/>
          <w:lang w:val="en-US"/>
        </w:rPr>
        <w:t>using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same address on multiple routers may hamper debugging</w:t>
      </w:r>
    </w:p>
    <w:p w14:paraId="5C07CDD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and fault isolation, e.g., when using the _traceroute_ utility</w:t>
      </w:r>
    </w:p>
    <w:p w14:paraId="326FD5C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(but see [I-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D.draft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ietf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intarea</w:t>
      </w:r>
      <w:proofErr w:type="spellEnd"/>
      <w:r w:rsidRPr="008A628B">
        <w:rPr>
          <w:rFonts w:ascii="Courier New" w:hAnsi="Courier New" w:cs="Courier New"/>
          <w:lang w:val="en-US"/>
        </w:rPr>
        <w:t>-extended-</w:t>
      </w:r>
      <w:proofErr w:type="spellStart"/>
      <w:r w:rsidRPr="008A628B">
        <w:rPr>
          <w:rFonts w:ascii="Courier New" w:hAnsi="Courier New" w:cs="Courier New"/>
          <w:lang w:val="en-US"/>
        </w:rPr>
        <w:t>icmp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nodeid</w:t>
      </w:r>
      <w:proofErr w:type="spellEnd"/>
      <w:r w:rsidRPr="008A628B">
        <w:rPr>
          <w:rFonts w:ascii="Courier New" w:hAnsi="Courier New" w:cs="Courier New"/>
          <w:lang w:val="en-US"/>
        </w:rPr>
        <w:t>] for a</w:t>
      </w:r>
    </w:p>
    <w:p w14:paraId="0768B04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possible solution to this problem);</w:t>
      </w:r>
    </w:p>
    <w:p w14:paraId="5640234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595780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22AE2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22E5B5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6]</w:t>
      </w:r>
    </w:p>
    <w:p w14:paraId="0773244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6743721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217C9BF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4785B1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84BBE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*  </w:t>
      </w:r>
      <w:proofErr w:type="gramStart"/>
      <w:r w:rsidRPr="008A628B">
        <w:rPr>
          <w:rFonts w:ascii="Courier New" w:hAnsi="Courier New" w:cs="Courier New"/>
          <w:lang w:val="en-US"/>
        </w:rPr>
        <w:t>packets</w:t>
      </w:r>
      <w:proofErr w:type="gramEnd"/>
      <w:r w:rsidRPr="008A628B">
        <w:rPr>
          <w:rFonts w:ascii="Courier New" w:hAnsi="Courier New" w:cs="Courier New"/>
          <w:lang w:val="en-US"/>
        </w:rPr>
        <w:t xml:space="preserve"> originating from 192.0.0.8 might be considered as spoofed</w:t>
      </w:r>
    </w:p>
    <w:p w14:paraId="6CD4339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traffic and dropped by firewalls at network boundaries.</w:t>
      </w:r>
    </w:p>
    <w:p w14:paraId="23CCB85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FC9E01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 these reasons, even if a router performs v4-via-v6 routing on all</w:t>
      </w:r>
    </w:p>
    <w:p w14:paraId="7EA79CF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interfaces, it MAY be assigned one or more IPv4 addresses.</w:t>
      </w:r>
    </w:p>
    <w:p w14:paraId="7F3C8C4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0DFACE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  Implementation Status</w:t>
      </w:r>
    </w:p>
    <w:p w14:paraId="2FF924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3E757D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(RFC Editor: please remove this section before publication.)</w:t>
      </w:r>
    </w:p>
    <w:p w14:paraId="5D228BC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15950F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(This section records the status of known implementations of the</w:t>
      </w:r>
    </w:p>
    <w:p w14:paraId="2A8427B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protocol defined by this specification at the time of writing, and is</w:t>
      </w:r>
    </w:p>
    <w:p w14:paraId="2AF4675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based on a proposal described in RFC 7942.  The description of</w:t>
      </w:r>
    </w:p>
    <w:p w14:paraId="7D2DD9A8" w14:textId="241CABE0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implementations in this section </w:t>
      </w:r>
      <w:del w:id="11" w:author="Graf Thomas, SCS-INI-NET-VNC-E2E" w:date="2026-04-13T15:29:00Z" w16du:dateUtc="2026-04-13T13:29:00Z">
        <w:r w:rsidRPr="008A628B" w:rsidDel="008A628B">
          <w:rPr>
            <w:rFonts w:ascii="Courier New" w:hAnsi="Courier New" w:cs="Courier New"/>
            <w:lang w:val="en-US"/>
          </w:rPr>
          <w:delText>is</w:delText>
        </w:r>
      </w:del>
      <w:ins w:id="12" w:author="Graf Thomas, SCS-INI-NET-VNC-E2E" w:date="2026-04-13T15:29:00Z" w16du:dateUtc="2026-04-13T13:29:00Z">
        <w:r w:rsidR="008A628B" w:rsidRPr="008A628B">
          <w:rPr>
            <w:rFonts w:ascii="Courier New" w:hAnsi="Courier New" w:cs="Courier New"/>
            <w:lang w:val="en-US"/>
          </w:rPr>
          <w:t>are</w:t>
        </w:r>
      </w:ins>
      <w:r w:rsidRPr="008A628B">
        <w:rPr>
          <w:rFonts w:ascii="Courier New" w:hAnsi="Courier New" w:cs="Courier New"/>
          <w:lang w:val="en-US"/>
        </w:rPr>
        <w:t xml:space="preserve"> intended to assist the IETF in its</w:t>
      </w:r>
    </w:p>
    <w:p w14:paraId="63040CC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decision processes in progressing drafts to RFCs.  Please note that</w:t>
      </w:r>
    </w:p>
    <w:p w14:paraId="2D6BD73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listing of any individual implementation here does not imply</w:t>
      </w:r>
    </w:p>
    <w:p w14:paraId="1D2CEC9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endorsement by the IETF.  Furthermore, no effort has been spent to</w:t>
      </w:r>
    </w:p>
    <w:p w14:paraId="5F7C535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verify the information presented here that was supplied by IETF</w:t>
      </w:r>
    </w:p>
    <w:p w14:paraId="3F96E4B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contributors.  This is not intended as, and must not be construed to</w:t>
      </w:r>
    </w:p>
    <w:p w14:paraId="1AD0F0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be, a catalog of available implementations or their features.</w:t>
      </w:r>
    </w:p>
    <w:p w14:paraId="5CA1D5E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Readers are advised to note that other implementations may exist.)</w:t>
      </w:r>
    </w:p>
    <w:p w14:paraId="47971E7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B795DA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5.1.  Arista EOS</w:t>
      </w:r>
    </w:p>
    <w:p w14:paraId="4A0AAB0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64F2F5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Arista has supported static IPv4 routes with IPv6 next hops since</w:t>
      </w:r>
    </w:p>
    <w:p w14:paraId="76D6E3C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EOS-4.30.1.</w:t>
      </w:r>
    </w:p>
    <w:p w14:paraId="2CEC5F3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30CD33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5.2.  The Babel routing protocol</w:t>
      </w:r>
    </w:p>
    <w:p w14:paraId="1E0F94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6C0390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As noted above, this document is heavily based on RFC9229 (nee draft-</w:t>
      </w:r>
    </w:p>
    <w:p w14:paraId="2758CC8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ietf-babel-v4viav6), and this functionality is supported by </w:t>
      </w:r>
      <w:proofErr w:type="spellStart"/>
      <w:r w:rsidRPr="008A628B">
        <w:rPr>
          <w:rFonts w:ascii="Courier New" w:hAnsi="Courier New" w:cs="Courier New"/>
          <w:lang w:val="en-US"/>
        </w:rPr>
        <w:t>babeld</w:t>
      </w:r>
      <w:proofErr w:type="spellEnd"/>
      <w:r w:rsidRPr="008A628B">
        <w:rPr>
          <w:rFonts w:ascii="Courier New" w:hAnsi="Courier New" w:cs="Courier New"/>
          <w:lang w:val="en-US"/>
        </w:rPr>
        <w:t>.</w:t>
      </w:r>
    </w:p>
    <w:p w14:paraId="14AB7B7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1AB3F1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Pasted below is email sent to the babel mailing list (archived at</w:t>
      </w:r>
    </w:p>
    <w:p w14:paraId="71A059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https://mailarchive.ietf.org/arch/msg/babel/</w:t>
      </w:r>
    </w:p>
    <w:p w14:paraId="2F9779C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QtFi3F4TFfF7fXXlkHSpEnuT44Y/)</w:t>
      </w:r>
    </w:p>
    <w:p w14:paraId="6127396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8D31A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 IPv4 route across three nodes with IPv6 addresses only:</w:t>
      </w:r>
    </w:p>
    <w:p w14:paraId="1599B1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44A58A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$ </w:t>
      </w:r>
      <w:proofErr w:type="spellStart"/>
      <w:r w:rsidRPr="008A628B">
        <w:rPr>
          <w:rFonts w:ascii="Courier New" w:hAnsi="Courier New" w:cs="Courier New"/>
          <w:lang w:val="en-US"/>
        </w:rPr>
        <w:t>ip</w:t>
      </w:r>
      <w:proofErr w:type="spellEnd"/>
      <w:r w:rsidRPr="008A628B">
        <w:rPr>
          <w:rFonts w:ascii="Courier New" w:hAnsi="Courier New" w:cs="Courier New"/>
          <w:lang w:val="en-US"/>
        </w:rPr>
        <w:t xml:space="preserve"> route show 10.0.0.2</w:t>
      </w:r>
    </w:p>
    <w:p w14:paraId="733732C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10.0.0.2 via inet6 </w:t>
      </w:r>
      <w:proofErr w:type="gramStart"/>
      <w:r w:rsidRPr="008A628B">
        <w:rPr>
          <w:rFonts w:ascii="Courier New" w:hAnsi="Courier New" w:cs="Courier New"/>
          <w:lang w:val="en-US"/>
        </w:rPr>
        <w:t>fe80::</w:t>
      </w:r>
      <w:proofErr w:type="gramEnd"/>
      <w:r w:rsidRPr="008A628B">
        <w:rPr>
          <w:rFonts w:ascii="Courier New" w:hAnsi="Courier New" w:cs="Courier New"/>
          <w:lang w:val="en-US"/>
        </w:rPr>
        <w:t>216:3</w:t>
      </w:r>
      <w:proofErr w:type="gramStart"/>
      <w:r w:rsidRPr="008A628B">
        <w:rPr>
          <w:rFonts w:ascii="Courier New" w:hAnsi="Courier New" w:cs="Courier New"/>
          <w:lang w:val="en-US"/>
        </w:rPr>
        <w:t>eff:fe</w:t>
      </w:r>
      <w:proofErr w:type="gramEnd"/>
      <w:r w:rsidRPr="008A628B">
        <w:rPr>
          <w:rFonts w:ascii="Courier New" w:hAnsi="Courier New" w:cs="Courier New"/>
          <w:lang w:val="en-US"/>
        </w:rPr>
        <w:t xml:space="preserve">00:1 dev lxcbr0 proto babel </w:t>
      </w:r>
      <w:proofErr w:type="spellStart"/>
      <w:r w:rsidRPr="008A628B">
        <w:rPr>
          <w:rFonts w:ascii="Courier New" w:hAnsi="Courier New" w:cs="Courier New"/>
          <w:lang w:val="en-US"/>
        </w:rPr>
        <w:t>onlink</w:t>
      </w:r>
      <w:proofErr w:type="spellEnd"/>
    </w:p>
    <w:p w14:paraId="27A362F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2188EF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Here's how it's logged by </w:t>
      </w:r>
      <w:proofErr w:type="spellStart"/>
      <w:r w:rsidRPr="008A628B">
        <w:rPr>
          <w:rFonts w:ascii="Courier New" w:hAnsi="Courier New" w:cs="Courier New"/>
          <w:lang w:val="en-US"/>
        </w:rPr>
        <w:t>babeld</w:t>
      </w:r>
      <w:proofErr w:type="spellEnd"/>
      <w:r w:rsidRPr="008A628B">
        <w:rPr>
          <w:rFonts w:ascii="Courier New" w:hAnsi="Courier New" w:cs="Courier New"/>
          <w:lang w:val="en-US"/>
        </w:rPr>
        <w:t>:</w:t>
      </w:r>
    </w:p>
    <w:p w14:paraId="4330C5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110466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10.0.0.2/32 from 0.0.0.0/0 metric 384 (384) </w:t>
      </w:r>
      <w:proofErr w:type="spellStart"/>
      <w:r w:rsidRPr="008A628B">
        <w:rPr>
          <w:rFonts w:ascii="Courier New" w:hAnsi="Courier New" w:cs="Courier New"/>
          <w:lang w:val="en-US"/>
        </w:rPr>
        <w:t>refmetric</w:t>
      </w:r>
      <w:proofErr w:type="spellEnd"/>
      <w:r w:rsidRPr="008A628B">
        <w:rPr>
          <w:rFonts w:ascii="Courier New" w:hAnsi="Courier New" w:cs="Courier New"/>
          <w:lang w:val="en-US"/>
        </w:rPr>
        <w:t xml:space="preserve"> 288 id</w:t>
      </w:r>
    </w:p>
    <w:p w14:paraId="286960B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02:16:3</w:t>
      </w:r>
      <w:proofErr w:type="gramStart"/>
      <w:r w:rsidRPr="008A628B">
        <w:rPr>
          <w:rFonts w:ascii="Courier New" w:hAnsi="Courier New" w:cs="Courier New"/>
          <w:lang w:val="en-US"/>
        </w:rPr>
        <w:t>e:ff</w:t>
      </w:r>
      <w:proofErr w:type="gramEnd"/>
      <w:r w:rsidRPr="008A628B">
        <w:rPr>
          <w:rFonts w:ascii="Courier New" w:hAnsi="Courier New" w:cs="Courier New"/>
          <w:lang w:val="en-US"/>
        </w:rPr>
        <w:t xml:space="preserve">:fe:9a:5e:22 </w:t>
      </w:r>
      <w:proofErr w:type="spellStart"/>
      <w:r w:rsidRPr="008A628B">
        <w:rPr>
          <w:rFonts w:ascii="Courier New" w:hAnsi="Courier New" w:cs="Courier New"/>
          <w:lang w:val="en-US"/>
        </w:rPr>
        <w:t>seqno</w:t>
      </w:r>
      <w:proofErr w:type="spellEnd"/>
      <w:r w:rsidRPr="008A628B">
        <w:rPr>
          <w:rFonts w:ascii="Courier New" w:hAnsi="Courier New" w:cs="Courier New"/>
          <w:lang w:val="en-US"/>
        </w:rPr>
        <w:t xml:space="preserve"> 36425 </w:t>
      </w:r>
      <w:proofErr w:type="spellStart"/>
      <w:r w:rsidRPr="008A628B">
        <w:rPr>
          <w:rFonts w:ascii="Courier New" w:hAnsi="Courier New" w:cs="Courier New"/>
          <w:lang w:val="en-US"/>
        </w:rPr>
        <w:t>chan</w:t>
      </w:r>
      <w:proofErr w:type="spellEnd"/>
      <w:r w:rsidRPr="008A628B">
        <w:rPr>
          <w:rFonts w:ascii="Courier New" w:hAnsi="Courier New" w:cs="Courier New"/>
          <w:lang w:val="en-US"/>
        </w:rPr>
        <w:t xml:space="preserve"> (255) age 15 via lxcbr0 neigh</w:t>
      </w:r>
    </w:p>
    <w:p w14:paraId="6DB0260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</w:t>
      </w:r>
      <w:proofErr w:type="gramStart"/>
      <w:r w:rsidRPr="008A628B">
        <w:rPr>
          <w:rFonts w:ascii="Courier New" w:hAnsi="Courier New" w:cs="Courier New"/>
          <w:lang w:val="en-US"/>
        </w:rPr>
        <w:t>fe80::</w:t>
      </w:r>
      <w:proofErr w:type="gramEnd"/>
      <w:r w:rsidRPr="008A628B">
        <w:rPr>
          <w:rFonts w:ascii="Courier New" w:hAnsi="Courier New" w:cs="Courier New"/>
          <w:lang w:val="en-US"/>
        </w:rPr>
        <w:t>216:3</w:t>
      </w:r>
      <w:proofErr w:type="gramStart"/>
      <w:r w:rsidRPr="008A628B">
        <w:rPr>
          <w:rFonts w:ascii="Courier New" w:hAnsi="Courier New" w:cs="Courier New"/>
          <w:lang w:val="en-US"/>
        </w:rPr>
        <w:t>eff:fe</w:t>
      </w:r>
      <w:proofErr w:type="gramEnd"/>
      <w:r w:rsidRPr="008A628B">
        <w:rPr>
          <w:rFonts w:ascii="Courier New" w:hAnsi="Courier New" w:cs="Courier New"/>
          <w:lang w:val="en-US"/>
        </w:rPr>
        <w:t>00:1 (installed)</w:t>
      </w:r>
    </w:p>
    <w:p w14:paraId="19AF69F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98185D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Traceroute is a little confusing:</w:t>
      </w:r>
    </w:p>
    <w:p w14:paraId="78F88A2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1D80C1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854FB8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F41C81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</w:t>
      </w:r>
      <w:proofErr w:type="gramStart"/>
      <w:r w:rsidRPr="008A628B">
        <w:rPr>
          <w:rFonts w:ascii="Courier New" w:hAnsi="Courier New" w:cs="Courier New"/>
          <w:lang w:val="en-US"/>
        </w:rPr>
        <w:t>Expires</w:t>
      </w:r>
      <w:proofErr w:type="gramEnd"/>
      <w:r w:rsidRPr="008A628B">
        <w:rPr>
          <w:rFonts w:ascii="Courier New" w:hAnsi="Courier New" w:cs="Courier New"/>
          <w:lang w:val="en-US"/>
        </w:rPr>
        <w:t xml:space="preserve">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7]</w:t>
      </w:r>
    </w:p>
    <w:p w14:paraId="59A65C6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5E345FF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1A51900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60FDA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94303C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$ traceroute 10.0.0.2</w:t>
      </w:r>
    </w:p>
    <w:p w14:paraId="4AF54A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traceroute to 10.0.0.2 (10.0.0.2), 30 hops max, </w:t>
      </w:r>
      <w:proofErr w:type="gramStart"/>
      <w:r w:rsidRPr="008A628B">
        <w:rPr>
          <w:rFonts w:ascii="Courier New" w:hAnsi="Courier New" w:cs="Courier New"/>
          <w:lang w:val="en-US"/>
        </w:rPr>
        <w:t>60 byte</w:t>
      </w:r>
      <w:proofErr w:type="gramEnd"/>
      <w:r w:rsidRPr="008A628B">
        <w:rPr>
          <w:rFonts w:ascii="Courier New" w:hAnsi="Courier New" w:cs="Courier New"/>
          <w:lang w:val="en-US"/>
        </w:rPr>
        <w:t xml:space="preserve"> packets</w:t>
      </w:r>
    </w:p>
    <w:p w14:paraId="3F2A97F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</w:t>
      </w:r>
      <w:proofErr w:type="gramStart"/>
      <w:r w:rsidRPr="008A628B">
        <w:rPr>
          <w:rFonts w:ascii="Courier New" w:hAnsi="Courier New" w:cs="Courier New"/>
          <w:lang w:val="en-US"/>
        </w:rPr>
        <w:t>1  192.0.0.8</w:t>
      </w:r>
      <w:proofErr w:type="gramEnd"/>
      <w:r w:rsidRPr="008A628B">
        <w:rPr>
          <w:rFonts w:ascii="Courier New" w:hAnsi="Courier New" w:cs="Courier New"/>
          <w:lang w:val="en-US"/>
        </w:rPr>
        <w:t xml:space="preserve"> (192.0.0.8)  0.079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0.019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0.014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</w:p>
    <w:p w14:paraId="60153B8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</w:t>
      </w:r>
      <w:proofErr w:type="gramStart"/>
      <w:r w:rsidRPr="008A628B">
        <w:rPr>
          <w:rFonts w:ascii="Courier New" w:hAnsi="Courier New" w:cs="Courier New"/>
          <w:lang w:val="en-US"/>
        </w:rPr>
        <w:t>2  192.0.0.8</w:t>
      </w:r>
      <w:proofErr w:type="gramEnd"/>
      <w:r w:rsidRPr="008A628B">
        <w:rPr>
          <w:rFonts w:ascii="Courier New" w:hAnsi="Courier New" w:cs="Courier New"/>
          <w:lang w:val="en-US"/>
        </w:rPr>
        <w:t xml:space="preserve"> (192.0.0.8)  0.040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0.023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0.042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</w:p>
    <w:p w14:paraId="299A28A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</w:t>
      </w:r>
      <w:proofErr w:type="gramStart"/>
      <w:r w:rsidRPr="008A628B">
        <w:rPr>
          <w:rFonts w:ascii="Courier New" w:hAnsi="Courier New" w:cs="Courier New"/>
          <w:lang w:val="en-US"/>
        </w:rPr>
        <w:t>3  192.0.0.8</w:t>
      </w:r>
      <w:proofErr w:type="gramEnd"/>
      <w:r w:rsidRPr="008A628B">
        <w:rPr>
          <w:rFonts w:ascii="Courier New" w:hAnsi="Courier New" w:cs="Courier New"/>
          <w:lang w:val="en-US"/>
        </w:rPr>
        <w:t xml:space="preserve"> (192.0.0.8)  0.061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0.030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0.030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</w:p>
    <w:p w14:paraId="1A164A6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</w:t>
      </w:r>
      <w:proofErr w:type="gramStart"/>
      <w:r w:rsidRPr="008A628B">
        <w:rPr>
          <w:rFonts w:ascii="Courier New" w:hAnsi="Courier New" w:cs="Courier New"/>
          <w:lang w:val="en-US"/>
        </w:rPr>
        <w:t>4  10.0.0.2</w:t>
      </w:r>
      <w:proofErr w:type="gramEnd"/>
      <w:r w:rsidRPr="008A628B">
        <w:rPr>
          <w:rFonts w:ascii="Courier New" w:hAnsi="Courier New" w:cs="Courier New"/>
          <w:lang w:val="en-US"/>
        </w:rPr>
        <w:t xml:space="preserve"> (10.0.0.2)  0.060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0.040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  <w:r w:rsidRPr="008A628B">
        <w:rPr>
          <w:rFonts w:ascii="Courier New" w:hAnsi="Courier New" w:cs="Courier New"/>
          <w:lang w:val="en-US"/>
        </w:rPr>
        <w:t xml:space="preserve">  0.039 </w:t>
      </w:r>
      <w:proofErr w:type="spellStart"/>
      <w:r w:rsidRPr="008A628B">
        <w:rPr>
          <w:rFonts w:ascii="Courier New" w:hAnsi="Courier New" w:cs="Courier New"/>
          <w:lang w:val="en-US"/>
        </w:rPr>
        <w:t>ms</w:t>
      </w:r>
      <w:proofErr w:type="spellEnd"/>
    </w:p>
    <w:p w14:paraId="643088E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5004CE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PMTUD works fine (thanks to Toke):</w:t>
      </w:r>
    </w:p>
    <w:p w14:paraId="6792E4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959BC7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19:58:47.402871 IP 192.168.0.27.60046 &gt; 10.0.0.2.22: Flags </w:t>
      </w:r>
      <w:proofErr w:type="gramStart"/>
      <w:r w:rsidRPr="008A628B">
        <w:rPr>
          <w:rFonts w:ascii="Courier New" w:hAnsi="Courier New" w:cs="Courier New"/>
          <w:lang w:val="en-US"/>
        </w:rPr>
        <w:t>[.],\</w:t>
      </w:r>
      <w:proofErr w:type="gramEnd"/>
    </w:p>
    <w:p w14:paraId="52A11CF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seq 33:1481, ack 33, win 502, options [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nop,nop</w:t>
      </w:r>
      <w:proofErr w:type="gramEnd"/>
      <w:r w:rsidRPr="008A628B">
        <w:rPr>
          <w:rFonts w:ascii="Courier New" w:hAnsi="Courier New" w:cs="Courier New"/>
          <w:lang w:val="en-US"/>
        </w:rPr>
        <w:t>,TS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val</w:t>
      </w:r>
      <w:proofErr w:type="spellEnd"/>
      <w:r w:rsidRPr="008A628B">
        <w:rPr>
          <w:rFonts w:ascii="Courier New" w:hAnsi="Courier New" w:cs="Courier New"/>
          <w:lang w:val="en-US"/>
        </w:rPr>
        <w:t xml:space="preserve"> 917354570\</w:t>
      </w:r>
    </w:p>
    <w:p w14:paraId="09E11ED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ecr</w:t>
      </w:r>
      <w:proofErr w:type="spellEnd"/>
      <w:r w:rsidRPr="008A628B">
        <w:rPr>
          <w:rFonts w:ascii="Courier New" w:hAnsi="Courier New" w:cs="Courier New"/>
          <w:lang w:val="en-US"/>
        </w:rPr>
        <w:t xml:space="preserve"> 1849974691], length 1448</w:t>
      </w:r>
    </w:p>
    <w:p w14:paraId="1C6952F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19:58:47.402874 IP 192.168.0.27.60046 &gt; 10.0.0.2.22: Flags [P.</w:t>
      </w:r>
      <w:proofErr w:type="gramStart"/>
      <w:r w:rsidRPr="008A628B">
        <w:rPr>
          <w:rFonts w:ascii="Courier New" w:hAnsi="Courier New" w:cs="Courier New"/>
          <w:lang w:val="en-US"/>
        </w:rPr>
        <w:t>],\</w:t>
      </w:r>
      <w:proofErr w:type="gramEnd"/>
    </w:p>
    <w:p w14:paraId="0FA1537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seq 1481:1537, ack 33, win 502, options [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nop,nop</w:t>
      </w:r>
      <w:proofErr w:type="gramEnd"/>
      <w:r w:rsidRPr="008A628B">
        <w:rPr>
          <w:rFonts w:ascii="Courier New" w:hAnsi="Courier New" w:cs="Courier New"/>
          <w:lang w:val="en-US"/>
        </w:rPr>
        <w:t>,TS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val</w:t>
      </w:r>
      <w:proofErr w:type="spellEnd"/>
      <w:r w:rsidRPr="008A628B">
        <w:rPr>
          <w:rFonts w:ascii="Courier New" w:hAnsi="Courier New" w:cs="Courier New"/>
          <w:lang w:val="en-US"/>
        </w:rPr>
        <w:t xml:space="preserve"> 917354570\</w:t>
      </w:r>
    </w:p>
    <w:p w14:paraId="3B0B75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ecr</w:t>
      </w:r>
      <w:proofErr w:type="spellEnd"/>
      <w:r w:rsidRPr="008A628B">
        <w:rPr>
          <w:rFonts w:ascii="Courier New" w:hAnsi="Courier New" w:cs="Courier New"/>
          <w:lang w:val="en-US"/>
        </w:rPr>
        <w:t xml:space="preserve"> 1849974691], length 56</w:t>
      </w:r>
    </w:p>
    <w:p w14:paraId="4195C9B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19:58:47.402906 IP 192.0.0.8 &gt; 192.168.0.27: ICMP 10.0.0.2 \</w:t>
      </w:r>
    </w:p>
    <w:p w14:paraId="2A67429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unreachable- need to frag (</w:t>
      </w:r>
      <w:proofErr w:type="spellStart"/>
      <w:r w:rsidRPr="008A628B">
        <w:rPr>
          <w:rFonts w:ascii="Courier New" w:hAnsi="Courier New" w:cs="Courier New"/>
          <w:lang w:val="en-US"/>
        </w:rPr>
        <w:t>mtu</w:t>
      </w:r>
      <w:proofErr w:type="spellEnd"/>
      <w:r w:rsidRPr="008A628B">
        <w:rPr>
          <w:rFonts w:ascii="Courier New" w:hAnsi="Courier New" w:cs="Courier New"/>
          <w:lang w:val="en-US"/>
        </w:rPr>
        <w:t xml:space="preserve"> 1420), length 556</w:t>
      </w:r>
    </w:p>
    <w:p w14:paraId="5672C35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19:58:47.402919 IP 10.0.0.2.22 &gt; 192.168.0.27.60046: Flags </w:t>
      </w:r>
      <w:proofErr w:type="gramStart"/>
      <w:r w:rsidRPr="008A628B">
        <w:rPr>
          <w:rFonts w:ascii="Courier New" w:hAnsi="Courier New" w:cs="Courier New"/>
          <w:lang w:val="en-US"/>
        </w:rPr>
        <w:t>[.],\</w:t>
      </w:r>
      <w:proofErr w:type="gramEnd"/>
    </w:p>
    <w:p w14:paraId="0BBDDA8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ack 33, win 509, options [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nop,nop</w:t>
      </w:r>
      <w:proofErr w:type="gramEnd"/>
      <w:r w:rsidRPr="008A628B">
        <w:rPr>
          <w:rFonts w:ascii="Courier New" w:hAnsi="Courier New" w:cs="Courier New"/>
          <w:lang w:val="en-US"/>
        </w:rPr>
        <w:t>,TS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val</w:t>
      </w:r>
      <w:proofErr w:type="spellEnd"/>
      <w:r w:rsidRPr="008A628B">
        <w:rPr>
          <w:rFonts w:ascii="Courier New" w:hAnsi="Courier New" w:cs="Courier New"/>
          <w:lang w:val="en-US"/>
        </w:rPr>
        <w:t xml:space="preserve"> 1849974692 \</w:t>
      </w:r>
    </w:p>
    <w:p w14:paraId="0D75E7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ecr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gramStart"/>
      <w:r w:rsidRPr="008A628B">
        <w:rPr>
          <w:rFonts w:ascii="Courier New" w:hAnsi="Courier New" w:cs="Courier New"/>
          <w:lang w:val="en-US"/>
        </w:rPr>
        <w:t>917354569,nop</w:t>
      </w:r>
      <w:proofErr w:type="gramEnd"/>
      <w:r w:rsidRPr="008A628B">
        <w:rPr>
          <w:rFonts w:ascii="Courier New" w:hAnsi="Courier New" w:cs="Courier New"/>
          <w:lang w:val="en-US"/>
        </w:rPr>
        <w:t>,nop,sac 1 {1481:</w:t>
      </w:r>
      <w:proofErr w:type="gramStart"/>
      <w:r w:rsidRPr="008A628B">
        <w:rPr>
          <w:rFonts w:ascii="Courier New" w:hAnsi="Courier New" w:cs="Courier New"/>
          <w:lang w:val="en-US"/>
        </w:rPr>
        <w:t>1537}]</w:t>
      </w:r>
      <w:proofErr w:type="gramEnd"/>
      <w:r w:rsidRPr="008A628B">
        <w:rPr>
          <w:rFonts w:ascii="Courier New" w:hAnsi="Courier New" w:cs="Courier New"/>
          <w:lang w:val="en-US"/>
        </w:rPr>
        <w:t>, length 0</w:t>
      </w:r>
    </w:p>
    <w:p w14:paraId="7F4B87F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19:58:47.402934 IP 192.168.0.27.60046 &gt; 10.0.0.2.22: Flags [.], \</w:t>
      </w:r>
    </w:p>
    <w:p w14:paraId="0FAC8B7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seq 33:1401, ack 33, win 502, options [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nop,nop</w:t>
      </w:r>
      <w:proofErr w:type="gramEnd"/>
      <w:r w:rsidRPr="008A628B">
        <w:rPr>
          <w:rFonts w:ascii="Courier New" w:hAnsi="Courier New" w:cs="Courier New"/>
          <w:lang w:val="en-US"/>
        </w:rPr>
        <w:t>,TS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val</w:t>
      </w:r>
      <w:proofErr w:type="spellEnd"/>
      <w:r w:rsidRPr="008A628B">
        <w:rPr>
          <w:rFonts w:ascii="Courier New" w:hAnsi="Courier New" w:cs="Courier New"/>
          <w:lang w:val="en-US"/>
        </w:rPr>
        <w:t xml:space="preserve"> 917354570 \</w:t>
      </w:r>
    </w:p>
    <w:p w14:paraId="696F21A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ecr</w:t>
      </w:r>
      <w:proofErr w:type="spellEnd"/>
      <w:r w:rsidRPr="008A628B">
        <w:rPr>
          <w:rFonts w:ascii="Courier New" w:hAnsi="Courier New" w:cs="Courier New"/>
          <w:lang w:val="en-US"/>
        </w:rPr>
        <w:t xml:space="preserve"> 1849974692], length 1368</w:t>
      </w:r>
    </w:p>
    <w:p w14:paraId="676A0FA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AE859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-- Juliusz</w:t>
      </w:r>
    </w:p>
    <w:p w14:paraId="6EB1304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E96824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5.3.  Linux</w:t>
      </w:r>
    </w:p>
    <w:p w14:paraId="0F11310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192420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Linux</w:t>
      </w:r>
      <w:proofErr w:type="spellEnd"/>
      <w:r w:rsidRPr="008A628B">
        <w:rPr>
          <w:rFonts w:ascii="Courier New" w:hAnsi="Courier New" w:cs="Courier New"/>
          <w:lang w:val="en-US"/>
        </w:rPr>
        <w:t xml:space="preserve"> has supported v4-via-v6 routes since kernel version 5.2,</w:t>
      </w:r>
    </w:p>
    <w:p w14:paraId="02FB6BF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released on 2019-07-07.</w:t>
      </w:r>
    </w:p>
    <w:p w14:paraId="0268EA4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DEF49B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5.3.1.  Example:</w:t>
      </w:r>
    </w:p>
    <w:p w14:paraId="2FEC696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B94DB9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rincewind</w:t>
      </w:r>
      <w:proofErr w:type="spellEnd"/>
      <w:r w:rsidRPr="008A628B">
        <w:rPr>
          <w:rFonts w:ascii="Courier New" w:hAnsi="Courier New" w:cs="Courier New"/>
          <w:lang w:val="en-US"/>
        </w:rPr>
        <w:t xml:space="preserve"> ~ #</w:t>
      </w:r>
    </w:p>
    <w:p w14:paraId="38B946E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ip</w:t>
      </w:r>
      <w:proofErr w:type="spellEnd"/>
      <w:r w:rsidRPr="008A628B">
        <w:rPr>
          <w:rFonts w:ascii="Courier New" w:hAnsi="Courier New" w:cs="Courier New"/>
          <w:lang w:val="en-US"/>
        </w:rPr>
        <w:t xml:space="preserve"> -4 r a 192.0.2.23/32 via inet6 2001:</w:t>
      </w:r>
      <w:proofErr w:type="gramStart"/>
      <w:r w:rsidRPr="008A628B">
        <w:rPr>
          <w:rFonts w:ascii="Courier New" w:hAnsi="Courier New" w:cs="Courier New"/>
          <w:lang w:val="en-US"/>
        </w:rPr>
        <w:t>db8::</w:t>
      </w:r>
      <w:proofErr w:type="gramEnd"/>
      <w:r w:rsidRPr="008A628B">
        <w:rPr>
          <w:rFonts w:ascii="Courier New" w:hAnsi="Courier New" w:cs="Courier New"/>
          <w:lang w:val="en-US"/>
        </w:rPr>
        <w:t>2342</w:t>
      </w:r>
    </w:p>
    <w:p w14:paraId="36E239A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FCB844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rincewind</w:t>
      </w:r>
      <w:proofErr w:type="spellEnd"/>
      <w:r w:rsidRPr="008A628B">
        <w:rPr>
          <w:rFonts w:ascii="Courier New" w:hAnsi="Courier New" w:cs="Courier New"/>
          <w:lang w:val="en-US"/>
        </w:rPr>
        <w:t xml:space="preserve"> ~ # </w:t>
      </w:r>
      <w:proofErr w:type="spellStart"/>
      <w:r w:rsidRPr="008A628B">
        <w:rPr>
          <w:rFonts w:ascii="Courier New" w:hAnsi="Courier New" w:cs="Courier New"/>
          <w:lang w:val="en-US"/>
        </w:rPr>
        <w:t>ip</w:t>
      </w:r>
      <w:proofErr w:type="spellEnd"/>
      <w:r w:rsidRPr="008A628B">
        <w:rPr>
          <w:rFonts w:ascii="Courier New" w:hAnsi="Courier New" w:cs="Courier New"/>
          <w:lang w:val="en-US"/>
        </w:rPr>
        <w:t xml:space="preserve"> r s 192.0.2.23/32</w:t>
      </w:r>
    </w:p>
    <w:p w14:paraId="5D9F71B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192.0.2.23 via inet6 2001:</w:t>
      </w:r>
      <w:proofErr w:type="gramStart"/>
      <w:r w:rsidRPr="008A628B">
        <w:rPr>
          <w:rFonts w:ascii="Courier New" w:hAnsi="Courier New" w:cs="Courier New"/>
          <w:lang w:val="en-US"/>
        </w:rPr>
        <w:t>db8::</w:t>
      </w:r>
      <w:proofErr w:type="gramEnd"/>
      <w:r w:rsidRPr="008A628B">
        <w:rPr>
          <w:rFonts w:ascii="Courier New" w:hAnsi="Courier New" w:cs="Courier New"/>
          <w:lang w:val="en-US"/>
        </w:rPr>
        <w:t>2342 dev wlp36s0.25</w:t>
      </w:r>
    </w:p>
    <w:p w14:paraId="48DB2B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B202D5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5.4.  </w:t>
      </w:r>
      <w:proofErr w:type="spellStart"/>
      <w:r w:rsidRPr="008A628B">
        <w:rPr>
          <w:rFonts w:ascii="Courier New" w:hAnsi="Courier New" w:cs="Courier New"/>
          <w:lang w:val="en-US"/>
        </w:rPr>
        <w:t>Mikrotik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RouterOS</w:t>
      </w:r>
      <w:proofErr w:type="spellEnd"/>
    </w:p>
    <w:p w14:paraId="3C78D8D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322C53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spellStart"/>
      <w:r w:rsidRPr="008A628B">
        <w:rPr>
          <w:rFonts w:ascii="Courier New" w:hAnsi="Courier New" w:cs="Courier New"/>
          <w:lang w:val="en-US"/>
        </w:rPr>
        <w:t>Mikrotik</w:t>
      </w:r>
      <w:proofErr w:type="spellEnd"/>
      <w:r w:rsidRPr="008A628B">
        <w:rPr>
          <w:rFonts w:ascii="Courier New" w:hAnsi="Courier New" w:cs="Courier New"/>
          <w:lang w:val="en-US"/>
        </w:rPr>
        <w:t xml:space="preserve"> </w:t>
      </w:r>
      <w:proofErr w:type="spellStart"/>
      <w:r w:rsidRPr="008A628B">
        <w:rPr>
          <w:rFonts w:ascii="Courier New" w:hAnsi="Courier New" w:cs="Courier New"/>
          <w:lang w:val="en-US"/>
        </w:rPr>
        <w:t>RouterOS</w:t>
      </w:r>
      <w:proofErr w:type="spellEnd"/>
      <w:r w:rsidRPr="008A628B">
        <w:rPr>
          <w:rFonts w:ascii="Courier New" w:hAnsi="Courier New" w:cs="Courier New"/>
          <w:lang w:val="en-US"/>
        </w:rPr>
        <w:t xml:space="preserve"> has supported v4-via-v6 routes since (at least)</w:t>
      </w:r>
    </w:p>
    <w:p w14:paraId="67F36E3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version 7.11beta2</w:t>
      </w:r>
    </w:p>
    <w:p w14:paraId="00D7510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F4B5FD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{</w:t>
      </w:r>
      <w:proofErr w:type="gramStart"/>
      <w:r w:rsidRPr="008A628B">
        <w:rPr>
          <w:rFonts w:ascii="Courier New" w:hAnsi="Courier New" w:cs="Courier New"/>
          <w:lang w:val="en-US"/>
        </w:rPr>
        <w:t>Editor</w:t>
      </w:r>
      <w:proofErr w:type="gramEnd"/>
      <w:r w:rsidRPr="008A628B">
        <w:rPr>
          <w:rFonts w:ascii="Courier New" w:hAnsi="Courier New" w:cs="Courier New"/>
          <w:lang w:val="en-US"/>
        </w:rPr>
        <w:t xml:space="preserve"> note: I'm not sure when support was added.  I tested this in</w:t>
      </w:r>
    </w:p>
    <w:p w14:paraId="69A98C9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Version 7.11beta2, and it worked there, but I believe that this</w:t>
      </w:r>
    </w:p>
    <w:p w14:paraId="288319A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functionality has existed for a while.  I'll try to find out when it</w:t>
      </w:r>
    </w:p>
    <w:p w14:paraId="487B05B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was added.}</w:t>
      </w:r>
    </w:p>
    <w:p w14:paraId="3297EBB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93BA7D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0A20E4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40AEF0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8]</w:t>
      </w:r>
    </w:p>
    <w:p w14:paraId="628161B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188FB3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5BF2A4E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6AC35E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79D143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5.4.1.  Example</w:t>
      </w:r>
    </w:p>
    <w:p w14:paraId="001E7E3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CDDE3B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[</w:t>
      </w:r>
      <w:proofErr w:type="spellStart"/>
      <w:r w:rsidRPr="008A628B">
        <w:rPr>
          <w:rFonts w:ascii="Courier New" w:hAnsi="Courier New" w:cs="Courier New"/>
          <w:lang w:val="en-US"/>
        </w:rPr>
        <w:t>wkumari@Dulles-CCR</w:t>
      </w:r>
      <w:proofErr w:type="spellEnd"/>
      <w:r w:rsidRPr="008A628B">
        <w:rPr>
          <w:rFonts w:ascii="Courier New" w:hAnsi="Courier New" w:cs="Courier New"/>
          <w:lang w:val="en-US"/>
        </w:rPr>
        <w:t>] /</w:t>
      </w:r>
      <w:proofErr w:type="spellStart"/>
      <w:r w:rsidRPr="008A628B">
        <w:rPr>
          <w:rFonts w:ascii="Courier New" w:hAnsi="Courier New" w:cs="Courier New"/>
          <w:lang w:val="en-US"/>
        </w:rPr>
        <w:t>ip</w:t>
      </w:r>
      <w:proofErr w:type="spellEnd"/>
      <w:r w:rsidRPr="008A628B">
        <w:rPr>
          <w:rFonts w:ascii="Courier New" w:hAnsi="Courier New" w:cs="Courier New"/>
          <w:lang w:val="en-US"/>
        </w:rPr>
        <w:t>/route&gt; print</w:t>
      </w:r>
    </w:p>
    <w:p w14:paraId="5774EEF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Flags: D - DYNAMIC; I - INACTIVE, A - ACTIVE; c - CONNECT, s - STATIC,</w:t>
      </w:r>
    </w:p>
    <w:p w14:paraId="3C0077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d -DHCP, v - VPN; H - HW-OFFLOADED</w:t>
      </w:r>
    </w:p>
    <w:p w14:paraId="78E27C8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Columns: DST-ADDRESS, GATEWAY, DISTANCE</w:t>
      </w:r>
    </w:p>
    <w:p w14:paraId="23D09A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#      DST-ADDRESS       GATEWAY                             DISTANCE</w:t>
      </w:r>
    </w:p>
    <w:p w14:paraId="14CF1D8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</w:t>
      </w:r>
      <w:proofErr w:type="gramStart"/>
      <w:r w:rsidRPr="008A628B">
        <w:rPr>
          <w:rFonts w:ascii="Courier New" w:hAnsi="Courier New" w:cs="Courier New"/>
          <w:lang w:val="en-US"/>
        </w:rPr>
        <w:t>0  As</w:t>
      </w:r>
      <w:proofErr w:type="gramEnd"/>
      <w:r w:rsidRPr="008A628B">
        <w:rPr>
          <w:rFonts w:ascii="Courier New" w:hAnsi="Courier New" w:cs="Courier New"/>
          <w:lang w:val="en-US"/>
        </w:rPr>
        <w:t xml:space="preserve">  192.0.2.0/24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  fe80::</w:t>
      </w:r>
      <w:proofErr w:type="gramEnd"/>
      <w:r w:rsidRPr="008A628B">
        <w:rPr>
          <w:rFonts w:ascii="Courier New" w:hAnsi="Courier New" w:cs="Courier New"/>
          <w:lang w:val="en-US"/>
        </w:rPr>
        <w:t>201:5cff:feb2:1646%1_Comcast         1</w:t>
      </w:r>
    </w:p>
    <w:p w14:paraId="68ABF42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7C2FDB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5.5.  Cisco NX-OS</w:t>
      </w:r>
    </w:p>
    <w:p w14:paraId="7E8B7AF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7F945C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Cisco NX-OS has supported v4-via-v6 routes "for more than 8 years" --</w:t>
      </w:r>
    </w:p>
    <w:p w14:paraId="40F59F8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Krishnaswamy </w:t>
      </w:r>
      <w:proofErr w:type="spellStart"/>
      <w:r w:rsidRPr="008A628B">
        <w:rPr>
          <w:rFonts w:ascii="Courier New" w:hAnsi="Courier New" w:cs="Courier New"/>
          <w:lang w:val="en-US"/>
        </w:rPr>
        <w:t>Ananthamurthy</w:t>
      </w:r>
      <w:proofErr w:type="spellEnd"/>
    </w:p>
    <w:p w14:paraId="29F5000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70E5F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6.  Operational Considerations</w:t>
      </w:r>
    </w:p>
    <w:p w14:paraId="3D6D385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2166AD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V4-via-v6 routing makes it easy to route IPv4 traffic across</w:t>
      </w:r>
    </w:p>
    <w:p w14:paraId="510DBE21" w14:textId="34C52206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interfaces </w:t>
      </w:r>
      <w:del w:id="13" w:author="Graf Thomas, SCS-INI-NET-VNC-E2E" w:date="2026-04-13T15:56:00Z" w16du:dateUtc="2026-04-13T13:56:00Z">
        <w:r w:rsidRPr="008A628B" w:rsidDel="00952D48">
          <w:rPr>
            <w:rFonts w:ascii="Courier New" w:hAnsi="Courier New" w:cs="Courier New"/>
            <w:lang w:val="en-US"/>
          </w:rPr>
          <w:delText>that have not been assigned</w:delText>
        </w:r>
      </w:del>
      <w:ins w:id="14" w:author="Graf Thomas, SCS-INI-NET-VNC-E2E" w:date="2026-04-13T15:56:00Z" w16du:dateUtc="2026-04-13T13:56:00Z">
        <w:r w:rsidR="00952D48">
          <w:rPr>
            <w:rFonts w:ascii="Courier New" w:hAnsi="Courier New" w:cs="Courier New"/>
            <w:lang w:val="en-US"/>
          </w:rPr>
          <w:t>where</w:t>
        </w:r>
      </w:ins>
      <w:r w:rsidRPr="008A628B">
        <w:rPr>
          <w:rFonts w:ascii="Courier New" w:hAnsi="Courier New" w:cs="Courier New"/>
          <w:lang w:val="en-US"/>
        </w:rPr>
        <w:t xml:space="preserve"> IPv4 addresses</w:t>
      </w:r>
      <w:ins w:id="15" w:author="Graf Thomas, SCS-INI-NET-VNC-E2E" w:date="2026-04-13T15:56:00Z" w16du:dateUtc="2026-04-13T13:56:00Z">
        <w:r w:rsidR="00952D48">
          <w:rPr>
            <w:rFonts w:ascii="Courier New" w:hAnsi="Courier New" w:cs="Courier New"/>
            <w:lang w:val="en-US"/>
          </w:rPr>
          <w:t xml:space="preserve"> </w:t>
        </w:r>
        <w:proofErr w:type="gramStart"/>
        <w:r w:rsidR="00952D48">
          <w:rPr>
            <w:rFonts w:ascii="Courier New" w:hAnsi="Courier New" w:cs="Courier New"/>
            <w:lang w:val="en-US"/>
          </w:rPr>
          <w:t>are not be</w:t>
        </w:r>
        <w:proofErr w:type="gramEnd"/>
        <w:r w:rsidR="00952D48">
          <w:rPr>
            <w:rFonts w:ascii="Courier New" w:hAnsi="Courier New" w:cs="Courier New"/>
            <w:lang w:val="en-US"/>
          </w:rPr>
          <w:t xml:space="preserve"> configured</w:t>
        </w:r>
      </w:ins>
      <w:r w:rsidRPr="008A628B">
        <w:rPr>
          <w:rFonts w:ascii="Courier New" w:hAnsi="Courier New" w:cs="Courier New"/>
          <w:lang w:val="en-US"/>
        </w:rPr>
        <w:t>, and therefore</w:t>
      </w:r>
    </w:p>
    <w:p w14:paraId="1743D3C7" w14:textId="52345AEB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del w:id="16" w:author="Graf Thomas, SCS-INI-NET-VNC-E2E" w:date="2026-04-13T15:57:00Z" w16du:dateUtc="2026-04-13T13:57:00Z">
        <w:r w:rsidRPr="008A628B" w:rsidDel="00952D48">
          <w:rPr>
            <w:rFonts w:ascii="Courier New" w:hAnsi="Courier New" w:cs="Courier New"/>
            <w:lang w:val="en-US"/>
          </w:rPr>
          <w:delText xml:space="preserve">has the potential to </w:delText>
        </w:r>
      </w:del>
      <w:r w:rsidRPr="008A628B">
        <w:rPr>
          <w:rFonts w:ascii="Courier New" w:hAnsi="Courier New" w:cs="Courier New"/>
          <w:lang w:val="en-US"/>
        </w:rPr>
        <w:t>reduce</w:t>
      </w:r>
      <w:ins w:id="17" w:author="Graf Thomas, SCS-INI-NET-VNC-E2E" w:date="2026-04-13T15:57:00Z" w16du:dateUtc="2026-04-13T13:57:00Z">
        <w:r w:rsidR="00952D48">
          <w:rPr>
            <w:rFonts w:ascii="Courier New" w:hAnsi="Courier New" w:cs="Courier New"/>
            <w:lang w:val="en-US"/>
          </w:rPr>
          <w:t>s</w:t>
        </w:r>
      </w:ins>
      <w:r w:rsidRPr="008A628B">
        <w:rPr>
          <w:rFonts w:ascii="Courier New" w:hAnsi="Courier New" w:cs="Courier New"/>
          <w:lang w:val="en-US"/>
        </w:rPr>
        <w:t xml:space="preserve"> the number of IPv4 addresses </w:t>
      </w:r>
      <w:del w:id="18" w:author="Graf Thomas, SCS-INI-NET-VNC-E2E" w:date="2026-04-13T15:57:00Z" w16du:dateUtc="2026-04-13T13:57:00Z">
        <w:r w:rsidRPr="008A628B" w:rsidDel="00952D48">
          <w:rPr>
            <w:rFonts w:ascii="Courier New" w:hAnsi="Courier New" w:cs="Courier New"/>
            <w:lang w:val="en-US"/>
          </w:rPr>
          <w:delText xml:space="preserve">consumed </w:delText>
        </w:r>
      </w:del>
      <w:ins w:id="19" w:author="Graf Thomas, SCS-INI-NET-VNC-E2E" w:date="2026-04-13T15:57:00Z" w16du:dateUtc="2026-04-13T13:57:00Z">
        <w:r w:rsidR="00952D48">
          <w:rPr>
            <w:rFonts w:ascii="Courier New" w:hAnsi="Courier New" w:cs="Courier New"/>
            <w:lang w:val="en-US"/>
          </w:rPr>
          <w:t>used</w:t>
        </w:r>
        <w:r w:rsidR="00952D48" w:rsidRPr="008A628B">
          <w:rPr>
            <w:rFonts w:ascii="Courier New" w:hAnsi="Courier New" w:cs="Courier New"/>
            <w:lang w:val="en-US"/>
          </w:rPr>
          <w:t xml:space="preserve"> </w:t>
        </w:r>
      </w:ins>
      <w:r w:rsidRPr="008A628B">
        <w:rPr>
          <w:rFonts w:ascii="Courier New" w:hAnsi="Courier New" w:cs="Courier New"/>
          <w:lang w:val="en-US"/>
        </w:rPr>
        <w:t>and</w:t>
      </w:r>
    </w:p>
    <w:p w14:paraId="20204054" w14:textId="3CE18D42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del w:id="20" w:author="Graf Thomas, SCS-INI-NET-VNC-E2E" w:date="2026-04-13T15:57:00Z" w16du:dateUtc="2026-04-13T13:57:00Z">
        <w:r w:rsidRPr="008A628B" w:rsidDel="00952D48">
          <w:rPr>
            <w:rFonts w:ascii="Courier New" w:hAnsi="Courier New" w:cs="Courier New"/>
            <w:lang w:val="en-US"/>
          </w:rPr>
          <w:delText xml:space="preserve">hopefully </w:delText>
        </w:r>
      </w:del>
      <w:ins w:id="21" w:author="Graf Thomas, SCS-INI-NET-VNC-E2E" w:date="2026-04-13T15:57:00Z" w16du:dateUtc="2026-04-13T13:57:00Z">
        <w:r w:rsidR="00952D48">
          <w:rPr>
            <w:rFonts w:ascii="Courier New" w:hAnsi="Courier New" w:cs="Courier New"/>
            <w:lang w:val="en-US"/>
          </w:rPr>
          <w:t>thus</w:t>
        </w:r>
        <w:r w:rsidR="00952D48" w:rsidRPr="008A628B">
          <w:rPr>
            <w:rFonts w:ascii="Courier New" w:hAnsi="Courier New" w:cs="Courier New"/>
            <w:lang w:val="en-US"/>
          </w:rPr>
          <w:t xml:space="preserve"> </w:t>
        </w:r>
      </w:ins>
      <w:r w:rsidRPr="008A628B">
        <w:rPr>
          <w:rFonts w:ascii="Courier New" w:hAnsi="Courier New" w:cs="Courier New"/>
          <w:lang w:val="en-US"/>
        </w:rPr>
        <w:t>simplify the management of double-stack networks.  Since it</w:t>
      </w:r>
    </w:p>
    <w:p w14:paraId="105091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promises IPv4 routing essentially "for free" once IPv6 addressing has</w:t>
      </w:r>
    </w:p>
    <w:p w14:paraId="7DEA1A02" w14:textId="441FB7E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been set up, it has the potential to </w:t>
      </w:r>
      <w:del w:id="22" w:author="Graf Thomas, SCS-INI-NET-VNC-E2E" w:date="2026-04-13T15:57:00Z" w16du:dateUtc="2026-04-13T13:57:00Z">
        <w:r w:rsidRPr="008A628B" w:rsidDel="00952D48">
          <w:rPr>
            <w:rFonts w:ascii="Courier New" w:hAnsi="Courier New" w:cs="Courier New"/>
            <w:lang w:val="en-US"/>
          </w:rPr>
          <w:delText xml:space="preserve">slightly </w:delText>
        </w:r>
      </w:del>
      <w:r w:rsidRPr="008A628B">
        <w:rPr>
          <w:rFonts w:ascii="Courier New" w:hAnsi="Courier New" w:cs="Courier New"/>
          <w:lang w:val="en-US"/>
        </w:rPr>
        <w:t>accelerate the</w:t>
      </w:r>
    </w:p>
    <w:p w14:paraId="18F4C85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deployment of IPv6.</w:t>
      </w:r>
    </w:p>
    <w:p w14:paraId="01B7B1E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F3129D5" w14:textId="2C60DF5D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Just like any other extension to </w:t>
      </w:r>
      <w:del w:id="23" w:author="Graf Thomas, SCS-INI-NET-VNC-E2E" w:date="2026-04-13T15:46:00Z" w16du:dateUtc="2026-04-13T13:46:00Z">
        <w:r w:rsidRPr="008A628B" w:rsidDel="00360776">
          <w:rPr>
            <w:rFonts w:ascii="Courier New" w:hAnsi="Courier New" w:cs="Courier New"/>
            <w:lang w:val="en-US"/>
          </w:rPr>
          <w:delText>an existing</w:delText>
        </w:r>
      </w:del>
      <w:ins w:id="24" w:author="Graf Thomas, SCS-INI-NET-VNC-E2E" w:date="2026-04-13T15:46:00Z" w16du:dateUtc="2026-04-13T13:46:00Z">
        <w:r w:rsidR="00360776">
          <w:rPr>
            <w:rFonts w:ascii="Courier New" w:hAnsi="Courier New" w:cs="Courier New"/>
            <w:lang w:val="en-US"/>
          </w:rPr>
          <w:t>a</w:t>
        </w:r>
      </w:ins>
      <w:ins w:id="25" w:author="Graf Thomas, SCS-INI-NET-VNC-E2E" w:date="2026-04-13T15:58:00Z" w16du:dateUtc="2026-04-13T13:58:00Z">
        <w:r w:rsidR="00952D48">
          <w:rPr>
            <w:rFonts w:ascii="Courier New" w:hAnsi="Courier New" w:cs="Courier New"/>
            <w:lang w:val="en-US"/>
          </w:rPr>
          <w:t>n</w:t>
        </w:r>
      </w:ins>
      <w:ins w:id="26" w:author="Graf Thomas, SCS-INI-NET-VNC-E2E" w:date="2026-04-13T15:46:00Z" w16du:dateUtc="2026-04-13T13:46:00Z">
        <w:r w:rsidR="00360776">
          <w:rPr>
            <w:rFonts w:ascii="Courier New" w:hAnsi="Courier New" w:cs="Courier New"/>
            <w:lang w:val="en-US"/>
          </w:rPr>
          <w:t xml:space="preserve"> already deployed</w:t>
        </w:r>
      </w:ins>
      <w:r w:rsidRPr="008A628B">
        <w:rPr>
          <w:rFonts w:ascii="Courier New" w:hAnsi="Courier New" w:cs="Courier New"/>
          <w:lang w:val="en-US"/>
        </w:rPr>
        <w:t xml:space="preserve"> technology, </w:t>
      </w:r>
      <w:del w:id="27" w:author="Graf Thomas, SCS-INI-NET-VNC-E2E" w:date="2026-04-13T15:33:00Z" w16du:dateUtc="2026-04-13T13:33:00Z">
        <w:r w:rsidRPr="008A628B" w:rsidDel="00185FA2">
          <w:rPr>
            <w:rFonts w:ascii="Courier New" w:hAnsi="Courier New" w:cs="Courier New"/>
            <w:lang w:val="en-US"/>
          </w:rPr>
          <w:delText xml:space="preserve">however, </w:delText>
        </w:r>
      </w:del>
      <w:r w:rsidRPr="008A628B">
        <w:rPr>
          <w:rFonts w:ascii="Courier New" w:hAnsi="Courier New" w:cs="Courier New"/>
          <w:lang w:val="en-US"/>
        </w:rPr>
        <w:t>it</w:t>
      </w:r>
    </w:p>
    <w:p w14:paraId="1C1EC9B1" w14:textId="3366CCAD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requires </w:t>
      </w:r>
      <w:ins w:id="28" w:author="Graf Thomas, SCS-INI-NET-VNC-E2E" w:date="2026-04-13T15:46:00Z" w16du:dateUtc="2026-04-13T13:46:00Z">
        <w:r w:rsidR="00360776">
          <w:rPr>
            <w:rFonts w:ascii="Courier New" w:hAnsi="Courier New" w:cs="Courier New"/>
            <w:lang w:val="en-US"/>
          </w:rPr>
          <w:t xml:space="preserve">also </w:t>
        </w:r>
      </w:ins>
      <w:r w:rsidRPr="008A628B">
        <w:rPr>
          <w:rFonts w:ascii="Courier New" w:hAnsi="Courier New" w:cs="Courier New"/>
          <w:lang w:val="en-US"/>
        </w:rPr>
        <w:t xml:space="preserve">changes </w:t>
      </w:r>
      <w:del w:id="29" w:author="Graf Thomas, SCS-INI-NET-VNC-E2E" w:date="2026-04-13T15:36:00Z" w16du:dateUtc="2026-04-13T13:36:00Z">
        <w:r w:rsidRPr="008A628B" w:rsidDel="00185FA2">
          <w:rPr>
            <w:rFonts w:ascii="Courier New" w:hAnsi="Courier New" w:cs="Courier New"/>
            <w:lang w:val="en-US"/>
          </w:rPr>
          <w:delText xml:space="preserve">to </w:delText>
        </w:r>
      </w:del>
      <w:ins w:id="30" w:author="Graf Thomas, SCS-INI-NET-VNC-E2E" w:date="2026-04-13T15:36:00Z" w16du:dateUtc="2026-04-13T13:36:00Z">
        <w:r w:rsidR="00185FA2">
          <w:rPr>
            <w:rFonts w:ascii="Courier New" w:hAnsi="Courier New" w:cs="Courier New"/>
            <w:lang w:val="en-US"/>
          </w:rPr>
          <w:t>how</w:t>
        </w:r>
        <w:r w:rsidR="00185FA2" w:rsidRPr="008A628B">
          <w:rPr>
            <w:rFonts w:ascii="Courier New" w:hAnsi="Courier New" w:cs="Courier New"/>
            <w:lang w:val="en-US"/>
          </w:rPr>
          <w:t xml:space="preserve"> </w:t>
        </w:r>
      </w:ins>
      <w:del w:id="31" w:author="Graf Thomas, SCS-INI-NET-VNC-E2E" w:date="2026-04-13T15:34:00Z" w16du:dateUtc="2026-04-13T13:34:00Z">
        <w:r w:rsidRPr="008A628B" w:rsidDel="00185FA2">
          <w:rPr>
            <w:rFonts w:ascii="Courier New" w:hAnsi="Courier New" w:cs="Courier New"/>
            <w:lang w:val="en-US"/>
          </w:rPr>
          <w:delText>existing infrastructure</w:delText>
        </w:r>
      </w:del>
      <w:ins w:id="32" w:author="Graf Thomas, SCS-INI-NET-VNC-E2E" w:date="2026-04-13T15:34:00Z" w16du:dateUtc="2026-04-13T13:34:00Z">
        <w:r w:rsidR="00185FA2">
          <w:rPr>
            <w:rFonts w:ascii="Courier New" w:hAnsi="Courier New" w:cs="Courier New"/>
            <w:lang w:val="en-US"/>
          </w:rPr>
          <w:t>it is being operated</w:t>
        </w:r>
      </w:ins>
      <w:ins w:id="33" w:author="Graf Thomas, SCS-INI-NET-VNC-E2E" w:date="2026-04-13T15:46:00Z" w16du:dateUtc="2026-04-13T13:46:00Z">
        <w:r w:rsidR="00360776">
          <w:rPr>
            <w:rFonts w:ascii="Courier New" w:hAnsi="Courier New" w:cs="Courier New"/>
            <w:lang w:val="en-US"/>
          </w:rPr>
          <w:t xml:space="preserve"> as well</w:t>
        </w:r>
      </w:ins>
      <w:r w:rsidRPr="008A628B">
        <w:rPr>
          <w:rFonts w:ascii="Courier New" w:hAnsi="Courier New" w:cs="Courier New"/>
          <w:lang w:val="en-US"/>
        </w:rPr>
        <w:t>.  Even though v4-via-v6</w:t>
      </w:r>
    </w:p>
    <w:p w14:paraId="642C58B3" w14:textId="1FCB9B79" w:rsidR="002C4230" w:rsidRPr="008A628B" w:rsidDel="00185FA2" w:rsidRDefault="002C4230" w:rsidP="00185FA2">
      <w:pPr>
        <w:pStyle w:val="PlainText"/>
        <w:rPr>
          <w:del w:id="34" w:author="Graf Thomas, SCS-INI-NET-VNC-E2E" w:date="2026-04-13T15:35:00Z" w16du:dateUtc="2026-04-13T13:35:00Z"/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routes are similar in structure to traditional next-hop routes, </w:t>
      </w:r>
      <w:del w:id="35" w:author="Graf Thomas, SCS-INI-NET-VNC-E2E" w:date="2026-04-13T15:35:00Z" w16du:dateUtc="2026-04-13T13:35:00Z">
        <w:r w:rsidRPr="008A628B" w:rsidDel="00185FA2">
          <w:rPr>
            <w:rFonts w:ascii="Courier New" w:hAnsi="Courier New" w:cs="Courier New"/>
            <w:lang w:val="en-US"/>
          </w:rPr>
          <w:delText>at</w:delText>
        </w:r>
      </w:del>
    </w:p>
    <w:p w14:paraId="1453BD39" w14:textId="0A9ECBFD" w:rsidR="002C4230" w:rsidRPr="008A628B" w:rsidDel="00185FA2" w:rsidRDefault="002C4230" w:rsidP="00185FA2">
      <w:pPr>
        <w:pStyle w:val="PlainText"/>
        <w:rPr>
          <w:del w:id="36" w:author="Graf Thomas, SCS-INI-NET-VNC-E2E" w:date="2026-04-13T15:35:00Z" w16du:dateUtc="2026-04-13T13:35:00Z"/>
          <w:rFonts w:ascii="Courier New" w:hAnsi="Courier New" w:cs="Courier New"/>
          <w:lang w:val="en-US"/>
        </w:rPr>
      </w:pPr>
      <w:del w:id="37" w:author="Graf Thomas, SCS-INI-NET-VNC-E2E" w:date="2026-04-13T15:35:00Z" w16du:dateUtc="2026-04-13T13:35:00Z">
        <w:r w:rsidRPr="008A628B" w:rsidDel="00185FA2">
          <w:rPr>
            <w:rFonts w:ascii="Courier New" w:hAnsi="Courier New" w:cs="Courier New"/>
            <w:lang w:val="en-US"/>
          </w:rPr>
          <w:delText xml:space="preserve">   least </w:delText>
        </w:r>
      </w:del>
      <w:r w:rsidRPr="008A628B">
        <w:rPr>
          <w:rFonts w:ascii="Courier New" w:hAnsi="Courier New" w:cs="Courier New"/>
          <w:lang w:val="en-US"/>
        </w:rPr>
        <w:t>some monitoring</w:t>
      </w:r>
      <w:ins w:id="38" w:author="Graf Thomas, SCS-INI-NET-VNC-E2E" w:date="2026-04-13T15:35:00Z" w16du:dateUtc="2026-04-13T13:35:00Z">
        <w:r w:rsidR="00185FA2">
          <w:rPr>
            <w:rFonts w:ascii="Courier New" w:hAnsi="Courier New" w:cs="Courier New"/>
            <w:lang w:val="en-US"/>
          </w:rPr>
          <w:t xml:space="preserve"> protocols</w:t>
        </w:r>
      </w:ins>
      <w:r w:rsidRPr="008A628B">
        <w:rPr>
          <w:rFonts w:ascii="Courier New" w:hAnsi="Courier New" w:cs="Courier New"/>
          <w:lang w:val="en-US"/>
        </w:rPr>
        <w:t xml:space="preserve"> and management tools </w:t>
      </w:r>
      <w:del w:id="39" w:author="Graf Thomas, SCS-INI-NET-VNC-E2E" w:date="2026-04-13T15:35:00Z" w16du:dateUtc="2026-04-13T13:35:00Z">
        <w:r w:rsidRPr="008A628B" w:rsidDel="00185FA2">
          <w:rPr>
            <w:rFonts w:ascii="Courier New" w:hAnsi="Courier New" w:cs="Courier New"/>
            <w:lang w:val="en-US"/>
          </w:rPr>
          <w:delText>will not be able to</w:delText>
        </w:r>
      </w:del>
    </w:p>
    <w:p w14:paraId="6B8EE049" w14:textId="32380508" w:rsidR="002C4230" w:rsidRPr="00360776" w:rsidRDefault="002C4230" w:rsidP="00185FA2">
      <w:pPr>
        <w:pStyle w:val="PlainText"/>
        <w:rPr>
          <w:rFonts w:ascii="Courier New" w:hAnsi="Courier New" w:cs="Courier New"/>
          <w:lang w:val="en-US"/>
        </w:rPr>
      </w:pPr>
      <w:del w:id="40" w:author="Graf Thomas, SCS-INI-NET-VNC-E2E" w:date="2026-04-13T15:35:00Z" w16du:dateUtc="2026-04-13T13:35:00Z">
        <w:r w:rsidRPr="008A628B" w:rsidDel="00185FA2">
          <w:rPr>
            <w:rFonts w:ascii="Courier New" w:hAnsi="Courier New" w:cs="Courier New"/>
            <w:lang w:val="en-US"/>
          </w:rPr>
          <w:delText xml:space="preserve">   interpret them</w:delText>
        </w:r>
      </w:del>
      <w:ins w:id="41" w:author="Graf Thomas, SCS-INI-NET-VNC-E2E" w:date="2026-04-13T15:35:00Z" w16du:dateUtc="2026-04-13T13:35:00Z">
        <w:r w:rsidR="00185FA2">
          <w:rPr>
            <w:rFonts w:ascii="Courier New" w:hAnsi="Courier New" w:cs="Courier New"/>
            <w:lang w:val="en-US"/>
          </w:rPr>
          <w:t>requires adjustment</w:t>
        </w:r>
      </w:ins>
      <w:r w:rsidRPr="008A628B">
        <w:rPr>
          <w:rFonts w:ascii="Courier New" w:hAnsi="Courier New" w:cs="Courier New"/>
          <w:lang w:val="en-US"/>
        </w:rPr>
        <w:t xml:space="preserve">. </w:t>
      </w:r>
      <w:ins w:id="42" w:author="Graf Thomas, SCS-INI-NET-VNC-E2E" w:date="2026-04-13T15:42:00Z" w16du:dateUtc="2026-04-13T13:42:00Z">
        <w:r w:rsidR="00360776">
          <w:rPr>
            <w:rFonts w:ascii="Courier New" w:hAnsi="Courier New" w:cs="Courier New"/>
            <w:lang w:val="en-US"/>
          </w:rPr>
          <w:t>To take IPFIX [RFC7011] as example</w:t>
        </w:r>
      </w:ins>
      <w:ins w:id="43" w:author="Graf Thomas, SCS-INI-NET-VNC-E2E" w:date="2026-04-13T15:46:00Z" w16du:dateUtc="2026-04-13T13:46:00Z">
        <w:r w:rsidR="00360776">
          <w:rPr>
            <w:rFonts w:ascii="Courier New" w:hAnsi="Courier New" w:cs="Courier New"/>
            <w:lang w:val="en-US"/>
          </w:rPr>
          <w:t xml:space="preserve"> for monitoring forward and data plane</w:t>
        </w:r>
      </w:ins>
      <w:ins w:id="44" w:author="Graf Thomas, SCS-INI-NET-VNC-E2E" w:date="2026-04-13T15:42:00Z" w16du:dateUtc="2026-04-13T13:42:00Z">
        <w:r w:rsidR="00360776">
          <w:rPr>
            <w:rFonts w:ascii="Courier New" w:hAnsi="Courier New" w:cs="Courier New"/>
            <w:lang w:val="en-US"/>
          </w:rPr>
          <w:t xml:space="preserve">. Each </w:t>
        </w:r>
      </w:ins>
      <w:ins w:id="45" w:author="Graf Thomas, SCS-INI-NET-VNC-E2E" w:date="2026-04-13T15:43:00Z">
        <w:r w:rsidR="00360776" w:rsidRPr="00360776">
          <w:rPr>
            <w:rFonts w:ascii="Courier New" w:hAnsi="Courier New" w:cs="Courier New"/>
            <w:lang w:val="en-US"/>
            <w:rPrChange w:id="46" w:author="Graf Thomas, SCS-INI-NET-VNC-E2E" w:date="2026-04-13T15:43:00Z" w16du:dateUtc="2026-04-13T13:43:00Z">
              <w:rPr>
                <w:rFonts w:ascii="Courier New" w:hAnsi="Courier New" w:cs="Courier New"/>
              </w:rPr>
            </w:rPrChange>
          </w:rPr>
          <w:t xml:space="preserve">IPFIX </w:t>
        </w:r>
      </w:ins>
      <w:ins w:id="47" w:author="Graf Thomas, SCS-INI-NET-VNC-E2E" w:date="2026-04-13T15:47:00Z" w16du:dateUtc="2026-04-13T13:47:00Z">
        <w:r w:rsidR="00360776">
          <w:rPr>
            <w:rFonts w:ascii="Courier New" w:hAnsi="Courier New" w:cs="Courier New"/>
            <w:lang w:val="en-US"/>
          </w:rPr>
          <w:t>d</w:t>
        </w:r>
      </w:ins>
      <w:ins w:id="48" w:author="Graf Thomas, SCS-INI-NET-VNC-E2E" w:date="2026-04-13T15:43:00Z">
        <w:r w:rsidR="00360776" w:rsidRPr="00360776">
          <w:rPr>
            <w:rFonts w:ascii="Courier New" w:hAnsi="Courier New" w:cs="Courier New"/>
            <w:lang w:val="en-US"/>
            <w:rPrChange w:id="49" w:author="Graf Thomas, SCS-INI-NET-VNC-E2E" w:date="2026-04-13T15:43:00Z" w16du:dateUtc="2026-04-13T13:43:00Z">
              <w:rPr>
                <w:rFonts w:ascii="Courier New" w:hAnsi="Courier New" w:cs="Courier New"/>
              </w:rPr>
            </w:rPrChange>
          </w:rPr>
          <w:t xml:space="preserve">ata and </w:t>
        </w:r>
      </w:ins>
      <w:ins w:id="50" w:author="Graf Thomas, SCS-INI-NET-VNC-E2E" w:date="2026-04-13T15:47:00Z" w16du:dateUtc="2026-04-13T13:47:00Z">
        <w:r w:rsidR="00360776">
          <w:rPr>
            <w:rFonts w:ascii="Courier New" w:hAnsi="Courier New" w:cs="Courier New"/>
            <w:lang w:val="en-US"/>
          </w:rPr>
          <w:t>t</w:t>
        </w:r>
      </w:ins>
      <w:ins w:id="51" w:author="Graf Thomas, SCS-INI-NET-VNC-E2E" w:date="2026-04-13T15:43:00Z">
        <w:r w:rsidR="00360776" w:rsidRPr="00360776">
          <w:rPr>
            <w:rFonts w:ascii="Courier New" w:hAnsi="Courier New" w:cs="Courier New"/>
            <w:lang w:val="en-US"/>
            <w:rPrChange w:id="52" w:author="Graf Thomas, SCS-INI-NET-VNC-E2E" w:date="2026-04-13T15:43:00Z" w16du:dateUtc="2026-04-13T13:43:00Z">
              <w:rPr>
                <w:rFonts w:ascii="Courier New" w:hAnsi="Courier New" w:cs="Courier New"/>
              </w:rPr>
            </w:rPrChange>
          </w:rPr>
          <w:t xml:space="preserve">emplate </w:t>
        </w:r>
      </w:ins>
      <w:ins w:id="53" w:author="Graf Thomas, SCS-INI-NET-VNC-E2E" w:date="2026-04-13T15:47:00Z" w16du:dateUtc="2026-04-13T13:47:00Z">
        <w:r w:rsidR="00360776">
          <w:rPr>
            <w:rFonts w:ascii="Courier New" w:hAnsi="Courier New" w:cs="Courier New"/>
            <w:lang w:val="en-US"/>
          </w:rPr>
          <w:t>r</w:t>
        </w:r>
      </w:ins>
      <w:ins w:id="54" w:author="Graf Thomas, SCS-INI-NET-VNC-E2E" w:date="2026-04-13T15:43:00Z">
        <w:r w:rsidR="00360776" w:rsidRPr="00360776">
          <w:rPr>
            <w:rFonts w:ascii="Courier New" w:hAnsi="Courier New" w:cs="Courier New"/>
            <w:lang w:val="en-US"/>
            <w:rPrChange w:id="55" w:author="Graf Thomas, SCS-INI-NET-VNC-E2E" w:date="2026-04-13T15:43:00Z" w16du:dateUtc="2026-04-13T13:43:00Z">
              <w:rPr>
                <w:rFonts w:ascii="Courier New" w:hAnsi="Courier New" w:cs="Courier New"/>
              </w:rPr>
            </w:rPrChange>
          </w:rPr>
          <w:t>ecord</w:t>
        </w:r>
      </w:ins>
      <w:ins w:id="56" w:author="Graf Thomas, SCS-INI-NET-VNC-E2E" w:date="2026-04-13T15:44:00Z" w16du:dateUtc="2026-04-13T13:44:00Z">
        <w:r w:rsidR="00360776">
          <w:rPr>
            <w:rFonts w:ascii="Courier New" w:hAnsi="Courier New" w:cs="Courier New"/>
            <w:lang w:val="en-US"/>
          </w:rPr>
          <w:t xml:space="preserve"> for IPv4 flows should contain IE62 </w:t>
        </w:r>
      </w:ins>
      <w:ins w:id="57" w:author="Graf Thomas, SCS-INI-NET-VNC-E2E" w:date="2026-04-13T15:44:00Z">
        <w:r w:rsidR="00360776" w:rsidRPr="00360776">
          <w:rPr>
            <w:rFonts w:ascii="Courier New" w:hAnsi="Courier New" w:cs="Courier New"/>
            <w:lang w:val="en-US"/>
            <w:rPrChange w:id="58" w:author="Graf Thomas, SCS-INI-NET-VNC-E2E" w:date="2026-04-13T15:45:00Z" w16du:dateUtc="2026-04-13T13:45:00Z">
              <w:rPr>
                <w:rFonts w:ascii="Courier New" w:hAnsi="Courier New" w:cs="Courier New"/>
              </w:rPr>
            </w:rPrChange>
          </w:rPr>
          <w:t>ipNextHopIPv6Address</w:t>
        </w:r>
      </w:ins>
      <w:ins w:id="59" w:author="Graf Thomas, SCS-INI-NET-VNC-E2E" w:date="2026-04-13T15:45:00Z" w16du:dateUtc="2026-04-13T13:45:00Z">
        <w:r w:rsidR="00360776" w:rsidRPr="00360776">
          <w:rPr>
            <w:rFonts w:ascii="Courier New" w:hAnsi="Courier New" w:cs="Courier New"/>
            <w:lang w:val="en-US"/>
            <w:rPrChange w:id="60" w:author="Graf Thomas, SCS-INI-NET-VNC-E2E" w:date="2026-04-13T15:45:00Z" w16du:dateUtc="2026-04-13T13:45:00Z">
              <w:rPr>
                <w:rFonts w:ascii="Courier New" w:hAnsi="Courier New" w:cs="Courier New"/>
              </w:rPr>
            </w:rPrChange>
          </w:rPr>
          <w:t xml:space="preserve"> </w:t>
        </w:r>
        <w:r w:rsidR="00360776">
          <w:rPr>
            <w:rFonts w:ascii="Courier New" w:hAnsi="Courier New" w:cs="Courier New"/>
            <w:lang w:val="en-US"/>
          </w:rPr>
          <w:t xml:space="preserve">to describe IPv6 next hop. </w:t>
        </w:r>
      </w:ins>
      <w:del w:id="61" w:author="Graf Thomas, SCS-INI-NET-VNC-E2E" w:date="2026-04-13T15:43:00Z" w16du:dateUtc="2026-04-13T13:43:00Z">
        <w:r w:rsidRPr="008A628B" w:rsidDel="00360776">
          <w:rPr>
            <w:rFonts w:ascii="Courier New" w:hAnsi="Courier New" w:cs="Courier New"/>
            <w:lang w:val="en-US"/>
          </w:rPr>
          <w:delText xml:space="preserve"> </w:delText>
        </w:r>
      </w:del>
      <w:r w:rsidRPr="008A628B">
        <w:rPr>
          <w:rFonts w:ascii="Courier New" w:hAnsi="Courier New" w:cs="Courier New"/>
          <w:lang w:val="en-US"/>
        </w:rPr>
        <w:t>Deployment of v4-via-v6 routing in a network</w:t>
      </w:r>
    </w:p>
    <w:p w14:paraId="633F53A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requires testing and potentially updating of all tools and scripts</w:t>
      </w:r>
    </w:p>
    <w:p w14:paraId="0F78B5F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that manipulate or examine routes.</w:t>
      </w:r>
    </w:p>
    <w:p w14:paraId="24EA649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F2262E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V4-via-v6 routing encourages a model of deployment where some routers</w:t>
      </w:r>
    </w:p>
    <w:p w14:paraId="753914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have no IPv4 addresses even though they forward IPv4 traffic.  Such</w:t>
      </w:r>
    </w:p>
    <w:p w14:paraId="29D56C5D" w14:textId="5F8A369E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routers make debugging of IPv4 routing issues </w:t>
      </w:r>
      <w:del w:id="62" w:author="Graf Thomas, SCS-INI-NET-VNC-E2E" w:date="2026-04-13T15:54:00Z" w16du:dateUtc="2026-04-13T13:54:00Z">
        <w:r w:rsidRPr="008A628B" w:rsidDel="00952D48">
          <w:rPr>
            <w:rFonts w:ascii="Courier New" w:hAnsi="Courier New" w:cs="Courier New"/>
            <w:lang w:val="en-US"/>
          </w:rPr>
          <w:delText xml:space="preserve">somewhat </w:delText>
        </w:r>
      </w:del>
      <w:r w:rsidRPr="008A628B">
        <w:rPr>
          <w:rFonts w:ascii="Courier New" w:hAnsi="Courier New" w:cs="Courier New"/>
          <w:lang w:val="en-US"/>
        </w:rPr>
        <w:t>more</w:t>
      </w:r>
    </w:p>
    <w:p w14:paraId="7BAB0638" w14:textId="2ACBFC94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difficult, </w:t>
      </w:r>
      <w:del w:id="63" w:author="Graf Thomas, SCS-INI-NET-VNC-E2E" w:date="2026-04-13T15:54:00Z" w16du:dateUtc="2026-04-13T13:54:00Z">
        <w:r w:rsidRPr="008A628B" w:rsidDel="00952D48">
          <w:rPr>
            <w:rFonts w:ascii="Courier New" w:hAnsi="Courier New" w:cs="Courier New"/>
            <w:lang w:val="en-US"/>
          </w:rPr>
          <w:delText>most notably by making</w:delText>
        </w:r>
      </w:del>
      <w:ins w:id="64" w:author="Graf Thomas, SCS-INI-NET-VNC-E2E" w:date="2026-04-13T15:54:00Z" w16du:dateUtc="2026-04-13T13:54:00Z">
        <w:r w:rsidR="00952D48">
          <w:rPr>
            <w:rFonts w:ascii="Courier New" w:hAnsi="Courier New" w:cs="Courier New"/>
            <w:lang w:val="en-US"/>
          </w:rPr>
          <w:t>because</w:t>
        </w:r>
      </w:ins>
      <w:r w:rsidRPr="008A628B">
        <w:rPr>
          <w:rFonts w:ascii="Courier New" w:hAnsi="Courier New" w:cs="Courier New"/>
          <w:lang w:val="en-US"/>
        </w:rPr>
        <w:t xml:space="preserve"> the output of the _traceroute_</w:t>
      </w:r>
    </w:p>
    <w:p w14:paraId="6B1A9BC3" w14:textId="0687E933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utility </w:t>
      </w:r>
      <w:ins w:id="65" w:author="Graf Thomas, SCS-INI-NET-VNC-E2E" w:date="2026-04-13T15:54:00Z" w16du:dateUtc="2026-04-13T13:54:00Z">
        <w:r w:rsidR="00952D48">
          <w:rPr>
            <w:rFonts w:ascii="Courier New" w:hAnsi="Courier New" w:cs="Courier New"/>
            <w:lang w:val="en-US"/>
          </w:rPr>
          <w:t xml:space="preserve">has </w:t>
        </w:r>
      </w:ins>
      <w:r w:rsidRPr="008A628B">
        <w:rPr>
          <w:rFonts w:ascii="Courier New" w:hAnsi="Courier New" w:cs="Courier New"/>
          <w:lang w:val="en-US"/>
        </w:rPr>
        <w:t xml:space="preserve">less informative than </w:t>
      </w:r>
      <w:del w:id="66" w:author="Graf Thomas, SCS-INI-NET-VNC-E2E" w:date="2026-04-13T15:54:00Z" w16du:dateUtc="2026-04-13T13:54:00Z">
        <w:r w:rsidRPr="008A628B" w:rsidDel="00952D48">
          <w:rPr>
            <w:rFonts w:ascii="Courier New" w:hAnsi="Courier New" w:cs="Courier New"/>
            <w:lang w:val="en-US"/>
          </w:rPr>
          <w:delText xml:space="preserve">it would </w:delText>
        </w:r>
      </w:del>
      <w:r w:rsidRPr="008A628B">
        <w:rPr>
          <w:rFonts w:ascii="Courier New" w:hAnsi="Courier New" w:cs="Courier New"/>
          <w:lang w:val="en-US"/>
        </w:rPr>
        <w:t xml:space="preserve">otherwise </w:t>
      </w:r>
      <w:del w:id="67" w:author="Graf Thomas, SCS-INI-NET-VNC-E2E" w:date="2026-04-13T15:55:00Z" w16du:dateUtc="2026-04-13T13:55:00Z">
        <w:r w:rsidRPr="008A628B" w:rsidDel="00952D48">
          <w:rPr>
            <w:rFonts w:ascii="Courier New" w:hAnsi="Courier New" w:cs="Courier New"/>
            <w:lang w:val="en-US"/>
          </w:rPr>
          <w:delText xml:space="preserve">be </w:delText>
        </w:r>
      </w:del>
      <w:r w:rsidRPr="008A628B">
        <w:rPr>
          <w:rFonts w:ascii="Courier New" w:hAnsi="Courier New" w:cs="Courier New"/>
          <w:lang w:val="en-US"/>
        </w:rPr>
        <w:t>(see</w:t>
      </w:r>
    </w:p>
    <w:p w14:paraId="76D666C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Section </w:t>
      </w:r>
      <w:proofErr w:type="spellStart"/>
      <w:r w:rsidRPr="008A628B">
        <w:rPr>
          <w:rFonts w:ascii="Courier New" w:hAnsi="Courier New" w:cs="Courier New"/>
          <w:lang w:val="en-US"/>
        </w:rPr>
        <w:t>Section</w:t>
      </w:r>
      <w:proofErr w:type="spellEnd"/>
      <w:r w:rsidRPr="008A628B">
        <w:rPr>
          <w:rFonts w:ascii="Courier New" w:hAnsi="Courier New" w:cs="Courier New"/>
          <w:lang w:val="en-US"/>
        </w:rPr>
        <w:t xml:space="preserve"> 4).  Even if the procedures described in</w:t>
      </w:r>
    </w:p>
    <w:p w14:paraId="1A31992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[I-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D.draft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ietf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intarea</w:t>
      </w:r>
      <w:proofErr w:type="spellEnd"/>
      <w:r w:rsidRPr="008A628B">
        <w:rPr>
          <w:rFonts w:ascii="Courier New" w:hAnsi="Courier New" w:cs="Courier New"/>
          <w:lang w:val="en-US"/>
        </w:rPr>
        <w:t>-extended-</w:t>
      </w:r>
      <w:proofErr w:type="spellStart"/>
      <w:r w:rsidRPr="008A628B">
        <w:rPr>
          <w:rFonts w:ascii="Courier New" w:hAnsi="Courier New" w:cs="Courier New"/>
          <w:lang w:val="en-US"/>
        </w:rPr>
        <w:t>icmp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nodeid</w:t>
      </w:r>
      <w:proofErr w:type="spellEnd"/>
      <w:r w:rsidRPr="008A628B">
        <w:rPr>
          <w:rFonts w:ascii="Courier New" w:hAnsi="Courier New" w:cs="Courier New"/>
          <w:lang w:val="en-US"/>
        </w:rPr>
        <w:t>] are deployed on all</w:t>
      </w:r>
    </w:p>
    <w:p w14:paraId="7BCDB5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such routers, older versions of _traceroute_ will not be able to</w:t>
      </w:r>
    </w:p>
    <w:p w14:paraId="1DA5AB8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interpret the additional information.  Network administrators might</w:t>
      </w:r>
    </w:p>
    <w:p w14:paraId="77B2FF16" w14:textId="7FF30B0B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want to provision IPv4 addresses on all routers </w:t>
      </w:r>
      <w:del w:id="68" w:author="Graf Thomas, SCS-INI-NET-VNC-E2E" w:date="2026-04-13T15:32:00Z" w16du:dateUtc="2026-04-13T13:32:00Z">
        <w:r w:rsidRPr="008A628B" w:rsidDel="00185FA2">
          <w:rPr>
            <w:rFonts w:ascii="Courier New" w:hAnsi="Courier New" w:cs="Courier New"/>
            <w:lang w:val="en-US"/>
          </w:rPr>
          <w:delText>in order to</w:delText>
        </w:r>
      </w:del>
      <w:ins w:id="69" w:author="Graf Thomas, SCS-INI-NET-VNC-E2E" w:date="2026-04-13T15:32:00Z" w16du:dateUtc="2026-04-13T13:32:00Z">
        <w:r w:rsidR="00185FA2" w:rsidRPr="008A628B">
          <w:rPr>
            <w:rFonts w:ascii="Courier New" w:hAnsi="Courier New" w:cs="Courier New"/>
            <w:lang w:val="en-US"/>
          </w:rPr>
          <w:t>to</w:t>
        </w:r>
      </w:ins>
      <w:r w:rsidRPr="008A628B">
        <w:rPr>
          <w:rFonts w:ascii="Courier New" w:hAnsi="Courier New" w:cs="Courier New"/>
          <w:lang w:val="en-US"/>
        </w:rPr>
        <w:t xml:space="preserve"> simplify</w:t>
      </w:r>
    </w:p>
    <w:p w14:paraId="28F0D80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debugging.</w:t>
      </w:r>
    </w:p>
    <w:p w14:paraId="3A9CEAF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0EE34A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D66FCB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2F95FE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3E10AF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B6D9A3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6C2019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BC35D2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0DACCC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9]</w:t>
      </w:r>
    </w:p>
    <w:p w14:paraId="14EF06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30D546B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0106447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87CE08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9BF1C8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7.  Security Considerations</w:t>
      </w:r>
    </w:p>
    <w:p w14:paraId="53B51DE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64A45F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techniques described in this document make routing more flexible</w:t>
      </w:r>
    </w:p>
    <w:p w14:paraId="4A6A32E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by allowing IPv4 routes to propagate across a section of a network</w:t>
      </w:r>
    </w:p>
    <w:p w14:paraId="672E8CA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that has only been assigned IPv6 addresses.  This additional</w:t>
      </w:r>
    </w:p>
    <w:p w14:paraId="7FD77F6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flexibility might invalidate otherwise reasonable assumptions made by</w:t>
      </w:r>
    </w:p>
    <w:p w14:paraId="093F288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network administrators, which could potentially cause security</w:t>
      </w:r>
    </w:p>
    <w:p w14:paraId="570266A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issues.</w:t>
      </w:r>
    </w:p>
    <w:p w14:paraId="1228396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C2F1B7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For example, if an island of IPv4-only hosts is separated from the</w:t>
      </w:r>
    </w:p>
    <w:p w14:paraId="263E093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IPv4 Internet by routers that have not been assigned IPv4 addresses,</w:t>
      </w:r>
    </w:p>
    <w:p w14:paraId="34F43A0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 network administrator might reasonably assume that the IPv4-only</w:t>
      </w:r>
    </w:p>
    <w:p w14:paraId="1863F1F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hosts are unreachable from the IPv4 Internet.  This assumption is</w:t>
      </w:r>
    </w:p>
    <w:p w14:paraId="4D468A7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broken if the intermediary routers implement v4-via-v6 routing, which</w:t>
      </w:r>
    </w:p>
    <w:p w14:paraId="263BBD9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might make the IPv4-only hosts reachable from the IPv4 Internet.  If</w:t>
      </w:r>
    </w:p>
    <w:p w14:paraId="5CE638E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this</w:t>
      </w:r>
      <w:proofErr w:type="gramEnd"/>
      <w:r w:rsidRPr="008A628B">
        <w:rPr>
          <w:rFonts w:ascii="Courier New" w:hAnsi="Courier New" w:cs="Courier New"/>
          <w:lang w:val="en-US"/>
        </w:rPr>
        <w:t xml:space="preserve"> is not desirable, then the network administrator must filter out</w:t>
      </w:r>
    </w:p>
    <w:p w14:paraId="0722D6D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the undesirable traffic in the forwarding plane by implementing</w:t>
      </w:r>
    </w:p>
    <w:p w14:paraId="5E98711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suitable packet filtering rules.</w:t>
      </w:r>
    </w:p>
    <w:p w14:paraId="19372C5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4ABD24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8.  IANA Considerations</w:t>
      </w:r>
    </w:p>
    <w:p w14:paraId="7EAFBA9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697604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No IANA actions are requested by this document.</w:t>
      </w:r>
    </w:p>
    <w:p w14:paraId="6855104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25F66F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9.  References</w:t>
      </w:r>
    </w:p>
    <w:p w14:paraId="40FECBE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9E14E8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9.1.  Normative References</w:t>
      </w:r>
    </w:p>
    <w:p w14:paraId="238DB9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F04E48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[RFC1812</w:t>
      </w:r>
      <w:proofErr w:type="gramStart"/>
      <w:r w:rsidRPr="008A628B">
        <w:rPr>
          <w:rFonts w:ascii="Courier New" w:hAnsi="Courier New" w:cs="Courier New"/>
          <w:lang w:val="en-US"/>
        </w:rPr>
        <w:t>]  Baker</w:t>
      </w:r>
      <w:proofErr w:type="gramEnd"/>
      <w:r w:rsidRPr="008A628B">
        <w:rPr>
          <w:rFonts w:ascii="Courier New" w:hAnsi="Courier New" w:cs="Courier New"/>
          <w:lang w:val="en-US"/>
        </w:rPr>
        <w:t>, F., Ed., "Requirements for IP Version 4 Routers",</w:t>
      </w:r>
    </w:p>
    <w:p w14:paraId="49C02DA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RFC 1812, DOI 10.17487/RFC1812, June 1995,</w:t>
      </w:r>
    </w:p>
    <w:p w14:paraId="6CA4C10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&lt;https://www.rfc-editor.org/rfc/rfc1812&gt;.</w:t>
      </w:r>
    </w:p>
    <w:p w14:paraId="078EF7F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2CAF23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[RFC2119</w:t>
      </w:r>
      <w:proofErr w:type="gramStart"/>
      <w:r w:rsidRPr="008A628B">
        <w:rPr>
          <w:rFonts w:ascii="Courier New" w:hAnsi="Courier New" w:cs="Courier New"/>
          <w:lang w:val="en-US"/>
        </w:rPr>
        <w:t>]  Bradner</w:t>
      </w:r>
      <w:proofErr w:type="gramEnd"/>
      <w:r w:rsidRPr="008A628B">
        <w:rPr>
          <w:rFonts w:ascii="Courier New" w:hAnsi="Courier New" w:cs="Courier New"/>
          <w:lang w:val="en-US"/>
        </w:rPr>
        <w:t>, S., "Key words for use in RFCs to Indicate</w:t>
      </w:r>
    </w:p>
    <w:p w14:paraId="0EBB89D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Requirement Levels", BCP 14, RFC 2119,</w:t>
      </w:r>
    </w:p>
    <w:p w14:paraId="4BA2DC3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10.17487/RFC2119, March 1997,</w:t>
      </w:r>
    </w:p>
    <w:p w14:paraId="41E7C44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&lt;https://www.rfc-editor.org/rfc/rfc2119&gt;.</w:t>
      </w:r>
    </w:p>
    <w:p w14:paraId="7362F4B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65337D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[RFC8174</w:t>
      </w:r>
      <w:proofErr w:type="gramStart"/>
      <w:r w:rsidRPr="008A628B">
        <w:rPr>
          <w:rFonts w:ascii="Courier New" w:hAnsi="Courier New" w:cs="Courier New"/>
          <w:lang w:val="en-US"/>
        </w:rPr>
        <w:t>]  Leiba</w:t>
      </w:r>
      <w:proofErr w:type="gramEnd"/>
      <w:r w:rsidRPr="008A628B">
        <w:rPr>
          <w:rFonts w:ascii="Courier New" w:hAnsi="Courier New" w:cs="Courier New"/>
          <w:lang w:val="en-US"/>
        </w:rPr>
        <w:t>, B., "Ambiguity of Uppercase vs Lowercase in RFC</w:t>
      </w:r>
    </w:p>
    <w:p w14:paraId="319337C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2119 Key Words", BCP 14, RFC 8174, DOI 10.17487/RFC8174,</w:t>
      </w:r>
    </w:p>
    <w:p w14:paraId="77CEED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May 2017, &lt;https://www.rfc-editor.org/rfc/rfc8174&gt;.</w:t>
      </w:r>
    </w:p>
    <w:p w14:paraId="5886F4D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C6BF50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9.2.  Informative References</w:t>
      </w:r>
    </w:p>
    <w:p w14:paraId="64A429B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8E059D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1E2A40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EBC93F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3852D4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7266EE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87A899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FFD134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AD8CE2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A6A703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05F95C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10]</w:t>
      </w:r>
    </w:p>
    <w:p w14:paraId="3E016B5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57802B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6B1CEB4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F79F4A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4AB94F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[I-</w:t>
      </w:r>
      <w:proofErr w:type="spellStart"/>
      <w:proofErr w:type="gramStart"/>
      <w:r w:rsidRPr="008A628B">
        <w:rPr>
          <w:rFonts w:ascii="Courier New" w:hAnsi="Courier New" w:cs="Courier New"/>
          <w:lang w:val="en-US"/>
        </w:rPr>
        <w:t>D.draft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ietf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intarea</w:t>
      </w:r>
      <w:proofErr w:type="spellEnd"/>
      <w:r w:rsidRPr="008A628B">
        <w:rPr>
          <w:rFonts w:ascii="Courier New" w:hAnsi="Courier New" w:cs="Courier New"/>
          <w:lang w:val="en-US"/>
        </w:rPr>
        <w:t>-extended-</w:t>
      </w:r>
      <w:proofErr w:type="spellStart"/>
      <w:r w:rsidRPr="008A628B">
        <w:rPr>
          <w:rFonts w:ascii="Courier New" w:hAnsi="Courier New" w:cs="Courier New"/>
          <w:lang w:val="en-US"/>
        </w:rPr>
        <w:t>icmp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nodeid</w:t>
      </w:r>
      <w:proofErr w:type="spellEnd"/>
      <w:r w:rsidRPr="008A628B">
        <w:rPr>
          <w:rFonts w:ascii="Courier New" w:hAnsi="Courier New" w:cs="Courier New"/>
          <w:lang w:val="en-US"/>
        </w:rPr>
        <w:t>]</w:t>
      </w:r>
    </w:p>
    <w:p w14:paraId="157FA47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Fenner, B. and R. Thomas, "Adding Extensions to ICMP</w:t>
      </w:r>
    </w:p>
    <w:p w14:paraId="5CD490E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Errors for Originating Node Identification", Work in</w:t>
      </w:r>
    </w:p>
    <w:p w14:paraId="61C74EB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Progress, Internet-Draft, draft-</w:t>
      </w:r>
      <w:proofErr w:type="spellStart"/>
      <w:r w:rsidRPr="008A628B">
        <w:rPr>
          <w:rFonts w:ascii="Courier New" w:hAnsi="Courier New" w:cs="Courier New"/>
          <w:lang w:val="en-US"/>
        </w:rPr>
        <w:t>ietf</w:t>
      </w:r>
      <w:proofErr w:type="spellEnd"/>
      <w:r w:rsidRPr="008A628B">
        <w:rPr>
          <w:rFonts w:ascii="Courier New" w:hAnsi="Courier New" w:cs="Courier New"/>
          <w:lang w:val="en-US"/>
        </w:rPr>
        <w:t>-</w:t>
      </w:r>
      <w:proofErr w:type="spellStart"/>
      <w:r w:rsidRPr="008A628B">
        <w:rPr>
          <w:rFonts w:ascii="Courier New" w:hAnsi="Courier New" w:cs="Courier New"/>
          <w:lang w:val="en-US"/>
        </w:rPr>
        <w:t>intarea</w:t>
      </w:r>
      <w:proofErr w:type="spellEnd"/>
      <w:r w:rsidRPr="008A628B">
        <w:rPr>
          <w:rFonts w:ascii="Courier New" w:hAnsi="Courier New" w:cs="Courier New"/>
          <w:lang w:val="en-US"/>
        </w:rPr>
        <w:t>-extended-</w:t>
      </w:r>
    </w:p>
    <w:p w14:paraId="3624E0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icmp-nodeid-04, 19 August 2025,</w:t>
      </w:r>
    </w:p>
    <w:p w14:paraId="3FB298C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&lt;https://datatracker.ietf.org/doc/html/draft-ietf-intarea-</w:t>
      </w:r>
    </w:p>
    <w:p w14:paraId="419BBAE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extended-icmp-nodeid-04&gt;.</w:t>
      </w:r>
    </w:p>
    <w:p w14:paraId="0E5EC52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4BE45B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[RFC0792</w:t>
      </w:r>
      <w:proofErr w:type="gramStart"/>
      <w:r w:rsidRPr="008A628B">
        <w:rPr>
          <w:rFonts w:ascii="Courier New" w:hAnsi="Courier New" w:cs="Courier New"/>
          <w:lang w:val="en-US"/>
        </w:rPr>
        <w:t>]  Postel</w:t>
      </w:r>
      <w:proofErr w:type="gramEnd"/>
      <w:r w:rsidRPr="008A628B">
        <w:rPr>
          <w:rFonts w:ascii="Courier New" w:hAnsi="Courier New" w:cs="Courier New"/>
          <w:lang w:val="en-US"/>
        </w:rPr>
        <w:t>, J., "Internet Control Message Protocol", STD 5,</w:t>
      </w:r>
    </w:p>
    <w:p w14:paraId="7284F0B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RFC 792, DOI 10.17487/RFC0792, September 1981,</w:t>
      </w:r>
    </w:p>
    <w:p w14:paraId="7114878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&lt;https://www.rfc-editor.org/rfc/rfc792&gt;.</w:t>
      </w:r>
    </w:p>
    <w:p w14:paraId="3B9F620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C7FFA8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[RFC0826</w:t>
      </w:r>
      <w:proofErr w:type="gramStart"/>
      <w:r w:rsidRPr="008A628B">
        <w:rPr>
          <w:rFonts w:ascii="Courier New" w:hAnsi="Courier New" w:cs="Courier New"/>
          <w:lang w:val="en-US"/>
        </w:rPr>
        <w:t>]  Plummer</w:t>
      </w:r>
      <w:proofErr w:type="gramEnd"/>
      <w:r w:rsidRPr="008A628B">
        <w:rPr>
          <w:rFonts w:ascii="Courier New" w:hAnsi="Courier New" w:cs="Courier New"/>
          <w:lang w:val="en-US"/>
        </w:rPr>
        <w:t>, D., "An Ethernet Address Resolution Protocol: Or</w:t>
      </w:r>
    </w:p>
    <w:p w14:paraId="04BC284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Converting Network Protocol Addresses to 48.bit Ethernet</w:t>
      </w:r>
    </w:p>
    <w:p w14:paraId="4160F31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Address for Transmission </w:t>
      </w:r>
      <w:proofErr w:type="gramStart"/>
      <w:r w:rsidRPr="008A628B">
        <w:rPr>
          <w:rFonts w:ascii="Courier New" w:hAnsi="Courier New" w:cs="Courier New"/>
          <w:lang w:val="en-US"/>
        </w:rPr>
        <w:t>on</w:t>
      </w:r>
      <w:proofErr w:type="gramEnd"/>
      <w:r w:rsidRPr="008A628B">
        <w:rPr>
          <w:rFonts w:ascii="Courier New" w:hAnsi="Courier New" w:cs="Courier New"/>
          <w:lang w:val="en-US"/>
        </w:rPr>
        <w:t xml:space="preserve"> Ethernet Hardware", STD 37,</w:t>
      </w:r>
    </w:p>
    <w:p w14:paraId="3F5AC36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RFC 826, DOI 10.17487/RFC0826, November 1982,</w:t>
      </w:r>
    </w:p>
    <w:p w14:paraId="180603A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&lt;https://www.rfc-editor.org/rfc/rfc826&gt;.</w:t>
      </w:r>
    </w:p>
    <w:p w14:paraId="39C800D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8D49DF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[RFC1191</w:t>
      </w:r>
      <w:proofErr w:type="gramStart"/>
      <w:r w:rsidRPr="008A628B">
        <w:rPr>
          <w:rFonts w:ascii="Courier New" w:hAnsi="Courier New" w:cs="Courier New"/>
          <w:lang w:val="en-US"/>
        </w:rPr>
        <w:t>]  Mogul</w:t>
      </w:r>
      <w:proofErr w:type="gramEnd"/>
      <w:r w:rsidRPr="008A628B">
        <w:rPr>
          <w:rFonts w:ascii="Courier New" w:hAnsi="Courier New" w:cs="Courier New"/>
          <w:lang w:val="en-US"/>
        </w:rPr>
        <w:t>, J. and S. Deering, "Path MTU discovery", RFC 1191,</w:t>
      </w:r>
    </w:p>
    <w:p w14:paraId="1FBC8AC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10.17487/RFC1191, November 1990,</w:t>
      </w:r>
    </w:p>
    <w:p w14:paraId="1F24FF2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&lt;https://www.rfc-editor.org/rfc/rfc1191&gt;.</w:t>
      </w:r>
    </w:p>
    <w:p w14:paraId="695CAB7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32A041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[RFC4821</w:t>
      </w:r>
      <w:proofErr w:type="gramStart"/>
      <w:r w:rsidRPr="008A628B">
        <w:rPr>
          <w:rFonts w:ascii="Courier New" w:hAnsi="Courier New" w:cs="Courier New"/>
          <w:lang w:val="en-US"/>
        </w:rPr>
        <w:t>]  Mathis</w:t>
      </w:r>
      <w:proofErr w:type="gramEnd"/>
      <w:r w:rsidRPr="008A628B">
        <w:rPr>
          <w:rFonts w:ascii="Courier New" w:hAnsi="Courier New" w:cs="Courier New"/>
          <w:lang w:val="en-US"/>
        </w:rPr>
        <w:t>, M. and J. Heffner, "Packetization Layer Path MTU</w:t>
      </w:r>
    </w:p>
    <w:p w14:paraId="1DEAB6E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Discovery", RFC 4821, DOI 10.17487/RFC4821, March 2007,</w:t>
      </w:r>
    </w:p>
    <w:p w14:paraId="507679C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&lt;https://www.rfc-editor.org/rfc/rfc4821&gt;.</w:t>
      </w:r>
    </w:p>
    <w:p w14:paraId="6C2AAF4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C93AE9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[RFC4861</w:t>
      </w:r>
      <w:proofErr w:type="gramStart"/>
      <w:r w:rsidRPr="008A628B">
        <w:rPr>
          <w:rFonts w:ascii="Courier New" w:hAnsi="Courier New" w:cs="Courier New"/>
          <w:lang w:val="en-US"/>
        </w:rPr>
        <w:t xml:space="preserve">]  </w:t>
      </w:r>
      <w:proofErr w:type="spellStart"/>
      <w:r w:rsidRPr="008A628B">
        <w:rPr>
          <w:rFonts w:ascii="Courier New" w:hAnsi="Courier New" w:cs="Courier New"/>
          <w:lang w:val="en-US"/>
        </w:rPr>
        <w:t>Narten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, T., Nordmark, E., Simpson, W., and H. Soliman,</w:t>
      </w:r>
    </w:p>
    <w:p w14:paraId="089D57F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"Neighbor Discovery for IP version 6 (IPv6)", RFC 4861,</w:t>
      </w:r>
    </w:p>
    <w:p w14:paraId="1745077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10.17487/RFC4861, September 2007,</w:t>
      </w:r>
    </w:p>
    <w:p w14:paraId="4E3BF41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&lt;https://www.rfc-editor.org/rfc/rfc4861&gt;.</w:t>
      </w:r>
    </w:p>
    <w:p w14:paraId="6D0FCF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285192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[RFC4915</w:t>
      </w:r>
      <w:proofErr w:type="gramStart"/>
      <w:r w:rsidRPr="008A628B">
        <w:rPr>
          <w:rFonts w:ascii="Courier New" w:hAnsi="Courier New" w:cs="Courier New"/>
          <w:lang w:val="en-US"/>
        </w:rPr>
        <w:t xml:space="preserve">]  </w:t>
      </w:r>
      <w:proofErr w:type="spellStart"/>
      <w:r w:rsidRPr="008A628B">
        <w:rPr>
          <w:rFonts w:ascii="Courier New" w:hAnsi="Courier New" w:cs="Courier New"/>
          <w:lang w:val="en-US"/>
        </w:rPr>
        <w:t>Psenak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 xml:space="preserve">, P., </w:t>
      </w:r>
      <w:proofErr w:type="spellStart"/>
      <w:r w:rsidRPr="008A628B">
        <w:rPr>
          <w:rFonts w:ascii="Courier New" w:hAnsi="Courier New" w:cs="Courier New"/>
          <w:lang w:val="en-US"/>
        </w:rPr>
        <w:t>Mirtorabi</w:t>
      </w:r>
      <w:proofErr w:type="spellEnd"/>
      <w:r w:rsidRPr="008A628B">
        <w:rPr>
          <w:rFonts w:ascii="Courier New" w:hAnsi="Courier New" w:cs="Courier New"/>
          <w:lang w:val="en-US"/>
        </w:rPr>
        <w:t>, S., Roy, A., Nguyen, L., and P.</w:t>
      </w:r>
    </w:p>
    <w:p w14:paraId="1721D0A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Pillay-Esnault, "Multi-Topology (MT) Routing in OSPF",</w:t>
      </w:r>
    </w:p>
    <w:p w14:paraId="074E12A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RFC 4915, DOI 10.17487/RFC4915, June 2007,</w:t>
      </w:r>
    </w:p>
    <w:p w14:paraId="592D3EF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&lt;https://www.rfc-editor.org/rfc/rfc4915&gt;.</w:t>
      </w:r>
    </w:p>
    <w:p w14:paraId="37D493F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13C701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[RFC5120</w:t>
      </w:r>
      <w:proofErr w:type="gramStart"/>
      <w:r w:rsidRPr="008A628B">
        <w:rPr>
          <w:rFonts w:ascii="Courier New" w:hAnsi="Courier New" w:cs="Courier New"/>
          <w:lang w:val="en-US"/>
        </w:rPr>
        <w:t xml:space="preserve">]  </w:t>
      </w:r>
      <w:proofErr w:type="spellStart"/>
      <w:r w:rsidRPr="008A628B">
        <w:rPr>
          <w:rFonts w:ascii="Courier New" w:hAnsi="Courier New" w:cs="Courier New"/>
          <w:lang w:val="en-US"/>
        </w:rPr>
        <w:t>Przygienda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, T., Shen, N., and N. Sheth, "M-ISIS: Multi</w:t>
      </w:r>
    </w:p>
    <w:p w14:paraId="36A4557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Topology (MT) Routing in Intermediate System to</w:t>
      </w:r>
    </w:p>
    <w:p w14:paraId="59701BB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Intermediate Systems (IS-ISs)", RFC 5120,</w:t>
      </w:r>
    </w:p>
    <w:p w14:paraId="3CE4E32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10.17487/RFC5120, February 2008,</w:t>
      </w:r>
    </w:p>
    <w:p w14:paraId="33EAF93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&lt;https://www.rfc-editor.org/rfc/rfc5120&gt;.</w:t>
      </w:r>
    </w:p>
    <w:p w14:paraId="586715E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5C0533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[RFC7404</w:t>
      </w:r>
      <w:proofErr w:type="gramStart"/>
      <w:r w:rsidRPr="008A628B">
        <w:rPr>
          <w:rFonts w:ascii="Courier New" w:hAnsi="Courier New" w:cs="Courier New"/>
          <w:lang w:val="en-US"/>
        </w:rPr>
        <w:t>]  Behringer</w:t>
      </w:r>
      <w:proofErr w:type="gramEnd"/>
      <w:r w:rsidRPr="008A628B">
        <w:rPr>
          <w:rFonts w:ascii="Courier New" w:hAnsi="Courier New" w:cs="Courier New"/>
          <w:lang w:val="en-US"/>
        </w:rPr>
        <w:t>, M. and E. Vyncke, "Using Only Link-Local</w:t>
      </w:r>
    </w:p>
    <w:p w14:paraId="3E44B74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Addressing inside an IPv6 Network", RFC 7404,</w:t>
      </w:r>
    </w:p>
    <w:p w14:paraId="6D37D9E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10.17487/RFC7404, November 2014,</w:t>
      </w:r>
    </w:p>
    <w:p w14:paraId="12AFA58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&lt;https://www.rfc-editor.org/rfc/rfc7404&gt;.</w:t>
      </w:r>
    </w:p>
    <w:p w14:paraId="776EC6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FD133A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7B68BD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11EB32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1CBE46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605A8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</w:t>
      </w:r>
      <w:proofErr w:type="gramStart"/>
      <w:r w:rsidRPr="008A628B">
        <w:rPr>
          <w:rFonts w:ascii="Courier New" w:hAnsi="Courier New" w:cs="Courier New"/>
          <w:lang w:val="en-US"/>
        </w:rPr>
        <w:t>Expires</w:t>
      </w:r>
      <w:proofErr w:type="gramEnd"/>
      <w:r w:rsidRPr="008A628B">
        <w:rPr>
          <w:rFonts w:ascii="Courier New" w:hAnsi="Courier New" w:cs="Courier New"/>
          <w:lang w:val="en-US"/>
        </w:rPr>
        <w:t xml:space="preserve"> 17 September 2026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11]</w:t>
      </w:r>
    </w:p>
    <w:p w14:paraId="721EC82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21F0CE0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2E1D420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37BE68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348BCC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[RFC7600</w:t>
      </w:r>
      <w:proofErr w:type="gramStart"/>
      <w:r w:rsidRPr="008A628B">
        <w:rPr>
          <w:rFonts w:ascii="Courier New" w:hAnsi="Courier New" w:cs="Courier New"/>
          <w:lang w:val="en-US"/>
        </w:rPr>
        <w:t>]  Despres</w:t>
      </w:r>
      <w:proofErr w:type="gramEnd"/>
      <w:r w:rsidRPr="008A628B">
        <w:rPr>
          <w:rFonts w:ascii="Courier New" w:hAnsi="Courier New" w:cs="Courier New"/>
          <w:lang w:val="en-US"/>
        </w:rPr>
        <w:t>, R., Jiang, S., Ed., Penno, R., Lee, Y., Chen, G.,</w:t>
      </w:r>
    </w:p>
    <w:p w14:paraId="087E634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and M. Chen, "IPv4 Residual Deployment via IPv6 - A</w:t>
      </w:r>
    </w:p>
    <w:p w14:paraId="73B262F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Stateless Solution (</w:t>
      </w:r>
      <w:proofErr w:type="gramStart"/>
      <w:r w:rsidRPr="008A628B">
        <w:rPr>
          <w:rFonts w:ascii="Courier New" w:hAnsi="Courier New" w:cs="Courier New"/>
          <w:lang w:val="en-US"/>
        </w:rPr>
        <w:t>4rd</w:t>
      </w:r>
      <w:proofErr w:type="gramEnd"/>
      <w:r w:rsidRPr="008A628B">
        <w:rPr>
          <w:rFonts w:ascii="Courier New" w:hAnsi="Courier New" w:cs="Courier New"/>
          <w:lang w:val="en-US"/>
        </w:rPr>
        <w:t>)", RFC 7600, DOI 10.17487/RFC7600,</w:t>
      </w:r>
    </w:p>
    <w:p w14:paraId="1D8C94D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July 2015, &lt;https://www.rfc-editor.org/rfc/rfc7600&gt;.</w:t>
      </w:r>
    </w:p>
    <w:p w14:paraId="3536218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8B0AE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[RFC8950</w:t>
      </w:r>
      <w:proofErr w:type="gramStart"/>
      <w:r w:rsidRPr="008A628B">
        <w:rPr>
          <w:rFonts w:ascii="Courier New" w:hAnsi="Courier New" w:cs="Courier New"/>
          <w:lang w:val="en-US"/>
        </w:rPr>
        <w:t xml:space="preserve">]  </w:t>
      </w:r>
      <w:proofErr w:type="spellStart"/>
      <w:r w:rsidRPr="008A628B">
        <w:rPr>
          <w:rFonts w:ascii="Courier New" w:hAnsi="Courier New" w:cs="Courier New"/>
          <w:lang w:val="en-US"/>
        </w:rPr>
        <w:t>Litkowski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 xml:space="preserve">, S., Agrawal, S., </w:t>
      </w:r>
      <w:proofErr w:type="spellStart"/>
      <w:r w:rsidRPr="008A628B">
        <w:rPr>
          <w:rFonts w:ascii="Courier New" w:hAnsi="Courier New" w:cs="Courier New"/>
          <w:lang w:val="en-US"/>
        </w:rPr>
        <w:t>Ananthamurthy</w:t>
      </w:r>
      <w:proofErr w:type="spellEnd"/>
      <w:r w:rsidRPr="008A628B">
        <w:rPr>
          <w:rFonts w:ascii="Courier New" w:hAnsi="Courier New" w:cs="Courier New"/>
          <w:lang w:val="en-US"/>
        </w:rPr>
        <w:t>, K., and K.</w:t>
      </w:r>
    </w:p>
    <w:p w14:paraId="2D10292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Patel, "Advertising IPv4 Network Layer Reachability</w:t>
      </w:r>
    </w:p>
    <w:p w14:paraId="6008112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Information (NLRI) with an IPv6 Next Hop", RFC 8950,</w:t>
      </w:r>
    </w:p>
    <w:p w14:paraId="3086669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DOI 10.17487/RFC8950, November 2020,</w:t>
      </w:r>
    </w:p>
    <w:p w14:paraId="2F1AD13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&lt;https://www.rfc-editor.org/rfc/rfc8950&gt;.</w:t>
      </w:r>
    </w:p>
    <w:p w14:paraId="32D9692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9A3B0C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[RFC9229</w:t>
      </w:r>
      <w:proofErr w:type="gramStart"/>
      <w:r w:rsidRPr="008A628B">
        <w:rPr>
          <w:rFonts w:ascii="Courier New" w:hAnsi="Courier New" w:cs="Courier New"/>
          <w:lang w:val="en-US"/>
        </w:rPr>
        <w:t xml:space="preserve">]  </w:t>
      </w: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proofErr w:type="gramEnd"/>
      <w:r w:rsidRPr="008A628B">
        <w:rPr>
          <w:rFonts w:ascii="Courier New" w:hAnsi="Courier New" w:cs="Courier New"/>
          <w:lang w:val="en-US"/>
        </w:rPr>
        <w:t>, J., "IPv4 Routes with an IPv6 Next Hop in the</w:t>
      </w:r>
    </w:p>
    <w:p w14:paraId="77C23B5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Babel Routing Protocol", RFC 9229, DOI 10.17487/RFC9229,</w:t>
      </w:r>
    </w:p>
    <w:p w14:paraId="716BE33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        May 2022, &lt;https://www.rfc-editor.org/rfc/rfc9229&gt;.</w:t>
      </w:r>
    </w:p>
    <w:p w14:paraId="52F8374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76E771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Acknowledgments</w:t>
      </w:r>
    </w:p>
    <w:p w14:paraId="03DB795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5CA92C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document is based on [RFC9229], which was produced by the IETF</w:t>
      </w:r>
    </w:p>
    <w:p w14:paraId="176D17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Babel working group.</w:t>
      </w:r>
    </w:p>
    <w:p w14:paraId="4F25FA1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EF7294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We are grateful to Joe Abley, Krishnaswamy </w:t>
      </w:r>
      <w:proofErr w:type="spellStart"/>
      <w:r w:rsidRPr="008A628B">
        <w:rPr>
          <w:rFonts w:ascii="Courier New" w:hAnsi="Courier New" w:cs="Courier New"/>
          <w:lang w:val="en-US"/>
        </w:rPr>
        <w:t>Ananthamurthy</w:t>
      </w:r>
      <w:proofErr w:type="spellEnd"/>
      <w:r w:rsidRPr="008A628B">
        <w:rPr>
          <w:rFonts w:ascii="Courier New" w:hAnsi="Courier New" w:cs="Courier New"/>
          <w:lang w:val="en-US"/>
        </w:rPr>
        <w:t>, Vint Cerf,</w:t>
      </w:r>
    </w:p>
    <w:p w14:paraId="6AF67C9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Joe Clarke, Lorenzo </w:t>
      </w:r>
      <w:proofErr w:type="spellStart"/>
      <w:r w:rsidRPr="008A628B">
        <w:rPr>
          <w:rFonts w:ascii="Courier New" w:hAnsi="Courier New" w:cs="Courier New"/>
          <w:lang w:val="en-US"/>
        </w:rPr>
        <w:t>Colitti</w:t>
      </w:r>
      <w:proofErr w:type="spellEnd"/>
      <w:r w:rsidRPr="008A628B">
        <w:rPr>
          <w:rFonts w:ascii="Courier New" w:hAnsi="Courier New" w:cs="Courier New"/>
          <w:lang w:val="en-US"/>
        </w:rPr>
        <w:t>, Bill Fenner, Tobias Fiebig, John</w:t>
      </w:r>
    </w:p>
    <w:p w14:paraId="0D16FFA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Gilmore, Bob Hinden, Jen Linkova, David Lamparter, Gyan Mishra, tom</w:t>
      </w:r>
    </w:p>
    <w:p w14:paraId="46599BA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petch, Herbie Robinson, Behcet Sarikaya, David </w:t>
      </w:r>
      <w:proofErr w:type="spellStart"/>
      <w:r w:rsidRPr="008A628B">
        <w:rPr>
          <w:rFonts w:ascii="Courier New" w:hAnsi="Courier New" w:cs="Courier New"/>
          <w:lang w:val="en-US"/>
        </w:rPr>
        <w:t>Schinazi</w:t>
      </w:r>
      <w:proofErr w:type="spellEnd"/>
      <w:r w:rsidRPr="008A628B">
        <w:rPr>
          <w:rFonts w:ascii="Courier New" w:hAnsi="Courier New" w:cs="Courier New"/>
          <w:lang w:val="en-US"/>
        </w:rPr>
        <w:t xml:space="preserve">, Ole </w:t>
      </w:r>
      <w:proofErr w:type="spellStart"/>
      <w:r w:rsidRPr="008A628B">
        <w:rPr>
          <w:rFonts w:ascii="Courier New" w:hAnsi="Courier New" w:cs="Courier New"/>
          <w:lang w:val="en-US"/>
        </w:rPr>
        <w:t>Troan</w:t>
      </w:r>
      <w:proofErr w:type="spellEnd"/>
      <w:r w:rsidRPr="008A628B">
        <w:rPr>
          <w:rFonts w:ascii="Courier New" w:hAnsi="Courier New" w:cs="Courier New"/>
          <w:lang w:val="en-US"/>
        </w:rPr>
        <w:t>,</w:t>
      </w:r>
    </w:p>
    <w:p w14:paraId="76B6340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and Éric Vyncke for helpful comments and suggestions about this</w:t>
      </w:r>
    </w:p>
    <w:p w14:paraId="46F6FE3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document.</w:t>
      </w:r>
    </w:p>
    <w:p w14:paraId="0C8409D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07AEA0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Changes</w:t>
      </w:r>
    </w:p>
    <w:p w14:paraId="4670F5B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68F724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This section is to be removed before publication, and the primary</w:t>
      </w:r>
    </w:p>
    <w:p w14:paraId="781EFC5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change log is the git repository.  This is just a place to note some</w:t>
      </w:r>
    </w:p>
    <w:p w14:paraId="57C419A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of the more substantive changes.</w:t>
      </w:r>
    </w:p>
    <w:p w14:paraId="191A145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88ADED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06-07</w:t>
      </w:r>
    </w:p>
    <w:p w14:paraId="2293AF6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6BCDF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Made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reference to RFC 7600 informative.</w:t>
      </w:r>
    </w:p>
    <w:p w14:paraId="66D07C5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73F2C3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Downgraded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suggestion to assign an IPv4 address from SHOULD to</w:t>
      </w:r>
    </w:p>
    <w:p w14:paraId="7D8FF13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MAY.</w:t>
      </w:r>
    </w:p>
    <w:p w14:paraId="16252CB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B310D4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Changed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first author's affiliation (but don't get used to it,</w:t>
      </w:r>
    </w:p>
    <w:p w14:paraId="13D6F10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they'll likely rename us again).</w:t>
      </w:r>
    </w:p>
    <w:p w14:paraId="37E94EA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C7BC7A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05-06</w:t>
      </w:r>
    </w:p>
    <w:p w14:paraId="03A6D06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195892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Rewrote</w:t>
      </w:r>
      <w:proofErr w:type="gramEnd"/>
      <w:r w:rsidRPr="008A628B">
        <w:rPr>
          <w:rFonts w:ascii="Courier New" w:hAnsi="Courier New" w:cs="Courier New"/>
          <w:lang w:val="en-US"/>
        </w:rPr>
        <w:t xml:space="preserve"> abstract.</w:t>
      </w:r>
    </w:p>
    <w:p w14:paraId="50BBB4E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C17AE9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Added</w:t>
      </w:r>
      <w:proofErr w:type="gramEnd"/>
      <w:r w:rsidRPr="008A628B">
        <w:rPr>
          <w:rFonts w:ascii="Courier New" w:hAnsi="Courier New" w:cs="Courier New"/>
          <w:lang w:val="en-US"/>
        </w:rPr>
        <w:t xml:space="preserve"> RFC 7942 boilerplate.</w:t>
      </w:r>
    </w:p>
    <w:p w14:paraId="4391212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1B0E62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A792C1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59E7A9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12]</w:t>
      </w:r>
    </w:p>
    <w:p w14:paraId="6BD1470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569E810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Internet-Draft                  v4-via-v6                     March 2026</w:t>
      </w:r>
    </w:p>
    <w:p w14:paraId="19C9C1D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C1E211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AE8038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Added</w:t>
      </w:r>
      <w:proofErr w:type="gramEnd"/>
      <w:r w:rsidRPr="008A628B">
        <w:rPr>
          <w:rFonts w:ascii="Courier New" w:hAnsi="Courier New" w:cs="Courier New"/>
          <w:lang w:val="en-US"/>
        </w:rPr>
        <w:t xml:space="preserve"> positive factors to Operational Considerations.</w:t>
      </w:r>
    </w:p>
    <w:p w14:paraId="11DB8D3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EC420B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Editorial</w:t>
      </w:r>
      <w:proofErr w:type="gramEnd"/>
      <w:r w:rsidRPr="008A628B">
        <w:rPr>
          <w:rFonts w:ascii="Courier New" w:hAnsi="Courier New" w:cs="Courier New"/>
          <w:lang w:val="en-US"/>
        </w:rPr>
        <w:t xml:space="preserve"> changes.</w:t>
      </w:r>
    </w:p>
    <w:p w14:paraId="3526C6E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BA9198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04-05</w:t>
      </w:r>
    </w:p>
    <w:p w14:paraId="114638A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DF9016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Minor</w:t>
      </w:r>
      <w:proofErr w:type="gramEnd"/>
      <w:r w:rsidRPr="008A628B">
        <w:rPr>
          <w:rFonts w:ascii="Courier New" w:hAnsi="Courier New" w:cs="Courier New"/>
          <w:lang w:val="en-US"/>
        </w:rPr>
        <w:t xml:space="preserve"> editorial changes.</w:t>
      </w:r>
    </w:p>
    <w:p w14:paraId="64B72A2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1D9D9C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03-04</w:t>
      </w:r>
    </w:p>
    <w:p w14:paraId="7D85D5C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2663B1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Added</w:t>
      </w:r>
      <w:proofErr w:type="gramEnd"/>
      <w:r w:rsidRPr="008A628B">
        <w:rPr>
          <w:rFonts w:ascii="Courier New" w:hAnsi="Courier New" w:cs="Courier New"/>
          <w:lang w:val="en-US"/>
        </w:rPr>
        <w:t xml:space="preserve"> a section about operational considerations.</w:t>
      </w:r>
    </w:p>
    <w:p w14:paraId="76F66D8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6D48B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*  Made it clear that ARP/ND are not necessarily used.</w:t>
      </w:r>
    </w:p>
    <w:p w14:paraId="02E6E51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EEE55E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Removed</w:t>
      </w:r>
      <w:proofErr w:type="gramEnd"/>
      <w:r w:rsidRPr="008A628B">
        <w:rPr>
          <w:rFonts w:ascii="Courier New" w:hAnsi="Courier New" w:cs="Courier New"/>
          <w:lang w:val="en-US"/>
        </w:rPr>
        <w:t xml:space="preserve"> any mention of v4-only, since it's not quite correct that</w:t>
      </w:r>
    </w:p>
    <w:p w14:paraId="4862568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v4-via-v6 is v4-only.</w:t>
      </w:r>
    </w:p>
    <w:p w14:paraId="7F9DB70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08386C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02-03</w:t>
      </w:r>
    </w:p>
    <w:p w14:paraId="30D61DE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145840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Warren</w:t>
      </w:r>
      <w:proofErr w:type="gramEnd"/>
      <w:r w:rsidRPr="008A628B">
        <w:rPr>
          <w:rFonts w:ascii="Courier New" w:hAnsi="Courier New" w:cs="Courier New"/>
          <w:lang w:val="en-US"/>
        </w:rPr>
        <w:t xml:space="preserve"> is a smart guy, but he still pushed a branch instead of the</w:t>
      </w:r>
    </w:p>
    <w:p w14:paraId="02E5DB7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main one, so -03 is </w:t>
      </w:r>
      <w:proofErr w:type="gramStart"/>
      <w:r w:rsidRPr="008A628B">
        <w:rPr>
          <w:rFonts w:ascii="Courier New" w:hAnsi="Courier New" w:cs="Courier New"/>
          <w:lang w:val="en-US"/>
        </w:rPr>
        <w:t>actually what</w:t>
      </w:r>
      <w:proofErr w:type="gramEnd"/>
      <w:r w:rsidRPr="008A628B">
        <w:rPr>
          <w:rFonts w:ascii="Courier New" w:hAnsi="Courier New" w:cs="Courier New"/>
          <w:lang w:val="en-US"/>
        </w:rPr>
        <w:t xml:space="preserve"> -02 should have been.</w:t>
      </w:r>
    </w:p>
    <w:p w14:paraId="4721AB3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1B32DC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01-02</w:t>
      </w:r>
    </w:p>
    <w:p w14:paraId="01F054B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BEE71C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Addressed</w:t>
      </w:r>
      <w:proofErr w:type="gramEnd"/>
      <w:r w:rsidRPr="008A628B">
        <w:rPr>
          <w:rFonts w:ascii="Courier New" w:hAnsi="Courier New" w:cs="Courier New"/>
          <w:lang w:val="en-US"/>
        </w:rPr>
        <w:t xml:space="preserve"> comments from Vint and Jen.</w:t>
      </w:r>
    </w:p>
    <w:p w14:paraId="058ED6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3C11D9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Version 00-01</w:t>
      </w:r>
    </w:p>
    <w:p w14:paraId="329847B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70379D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Added</w:t>
      </w:r>
      <w:proofErr w:type="gramEnd"/>
      <w:r w:rsidRPr="008A628B">
        <w:rPr>
          <w:rFonts w:ascii="Courier New" w:hAnsi="Courier New" w:cs="Courier New"/>
          <w:lang w:val="en-US"/>
        </w:rPr>
        <w:t xml:space="preserve"> note that this works just as well for IPv6 routes with an</w:t>
      </w:r>
    </w:p>
    <w:p w14:paraId="7B650DF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IPv4 next hop. (Éric Vyncke)</w:t>
      </w:r>
    </w:p>
    <w:p w14:paraId="6ED5515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89E284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Cisco</w:t>
      </w:r>
      <w:proofErr w:type="gramEnd"/>
      <w:r w:rsidRPr="008A628B">
        <w:rPr>
          <w:rFonts w:ascii="Courier New" w:hAnsi="Courier New" w:cs="Courier New"/>
          <w:lang w:val="en-US"/>
        </w:rPr>
        <w:t xml:space="preserve"> NX-OS has supported v4-via-v6 routes "for more than 8 years"</w:t>
      </w:r>
    </w:p>
    <w:p w14:paraId="367C3C7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(Krishnaswamy </w:t>
      </w:r>
      <w:proofErr w:type="spellStart"/>
      <w:r w:rsidRPr="008A628B">
        <w:rPr>
          <w:rFonts w:ascii="Courier New" w:hAnsi="Courier New" w:cs="Courier New"/>
          <w:lang w:val="en-US"/>
        </w:rPr>
        <w:t>Ananthamurthy</w:t>
      </w:r>
      <w:proofErr w:type="spellEnd"/>
      <w:r w:rsidRPr="008A628B">
        <w:rPr>
          <w:rFonts w:ascii="Courier New" w:hAnsi="Courier New" w:cs="Courier New"/>
          <w:lang w:val="en-US"/>
        </w:rPr>
        <w:t>)</w:t>
      </w:r>
    </w:p>
    <w:p w14:paraId="57290AD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C925B0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Mention</w:t>
      </w:r>
      <w:proofErr w:type="gramEnd"/>
      <w:r w:rsidRPr="008A628B">
        <w:rPr>
          <w:rFonts w:ascii="Courier New" w:hAnsi="Courier New" w:cs="Courier New"/>
          <w:lang w:val="en-US"/>
        </w:rPr>
        <w:t xml:space="preserve"> recursive next hops, and that the next hop may be a</w:t>
      </w:r>
    </w:p>
    <w:p w14:paraId="75BB3C3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   prefix.  (Krishnaswamy </w:t>
      </w:r>
      <w:proofErr w:type="spellStart"/>
      <w:r w:rsidRPr="008A628B">
        <w:rPr>
          <w:rFonts w:ascii="Courier New" w:hAnsi="Courier New" w:cs="Courier New"/>
          <w:lang w:val="en-US"/>
        </w:rPr>
        <w:t>Ananthamurthy</w:t>
      </w:r>
      <w:proofErr w:type="spellEnd"/>
      <w:r w:rsidRPr="008A628B">
        <w:rPr>
          <w:rFonts w:ascii="Courier New" w:hAnsi="Courier New" w:cs="Courier New"/>
          <w:lang w:val="en-US"/>
        </w:rPr>
        <w:t>)</w:t>
      </w:r>
    </w:p>
    <w:p w14:paraId="2B00E81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CD3739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Hosts</w:t>
      </w:r>
      <w:proofErr w:type="gramEnd"/>
      <w:r w:rsidRPr="008A628B">
        <w:rPr>
          <w:rFonts w:ascii="Courier New" w:hAnsi="Courier New" w:cs="Courier New"/>
          <w:lang w:val="en-US"/>
        </w:rPr>
        <w:t xml:space="preserve"> are routers too!  (David Lamparter)</w:t>
      </w:r>
    </w:p>
    <w:p w14:paraId="370586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9F27F4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</w:t>
      </w:r>
      <w:proofErr w:type="gramStart"/>
      <w:r w:rsidRPr="008A628B">
        <w:rPr>
          <w:rFonts w:ascii="Courier New" w:hAnsi="Courier New" w:cs="Courier New"/>
          <w:lang w:val="en-US"/>
        </w:rPr>
        <w:t>*  Removed</w:t>
      </w:r>
      <w:proofErr w:type="gramEnd"/>
      <w:r w:rsidRPr="008A628B">
        <w:rPr>
          <w:rFonts w:ascii="Courier New" w:hAnsi="Courier New" w:cs="Courier New"/>
          <w:lang w:val="en-US"/>
        </w:rPr>
        <w:t xml:space="preserve"> the claim that it's mainly a UI issue.</w:t>
      </w:r>
    </w:p>
    <w:p w14:paraId="170A63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498C82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>Authors' Addresses</w:t>
      </w:r>
    </w:p>
    <w:p w14:paraId="744323A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EBCCE2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Juliusz </w:t>
      </w: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</w:p>
    <w:p w14:paraId="3C3DCFC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IRIF, Université Paris-Cité</w:t>
      </w:r>
    </w:p>
    <w:p w14:paraId="2A594A8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Case 7014</w:t>
      </w:r>
    </w:p>
    <w:p w14:paraId="3E8C13B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75205 Paris Cedex 13</w:t>
      </w:r>
    </w:p>
    <w:p w14:paraId="1EDC95E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France</w:t>
      </w:r>
    </w:p>
    <w:p w14:paraId="0F6F19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43EB73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508046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F9E0FE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Expires 17 September 2026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13]</w:t>
      </w:r>
    </w:p>
    <w:p w14:paraId="6DD4F00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br w:type="page"/>
      </w:r>
    </w:p>
    <w:p w14:paraId="1D081D2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lastRenderedPageBreak/>
        <w:t>Internet-Draft                  v4-via-v6                     March 2026</w:t>
      </w:r>
    </w:p>
    <w:p w14:paraId="5B53ED7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DCA995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069A30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Email: jch@irif.fr</w:t>
      </w:r>
    </w:p>
    <w:p w14:paraId="0F9F35A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9D93A4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D9D98FF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Warren Kumari</w:t>
      </w:r>
    </w:p>
    <w:p w14:paraId="32035B5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Google, LLC</w:t>
      </w:r>
    </w:p>
    <w:p w14:paraId="45D4A167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Email: warren@kumari.net</w:t>
      </w:r>
    </w:p>
    <w:p w14:paraId="0940C31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489E91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9BF914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Toke Høiland-Jørgensen</w:t>
      </w:r>
    </w:p>
    <w:p w14:paraId="1535826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Red Hat</w:t>
      </w:r>
    </w:p>
    <w:p w14:paraId="40D7631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r w:rsidRPr="008A628B">
        <w:rPr>
          <w:rFonts w:ascii="Courier New" w:hAnsi="Courier New" w:cs="Courier New"/>
          <w:lang w:val="en-US"/>
        </w:rPr>
        <w:t xml:space="preserve">   Email: toke@toke.dk</w:t>
      </w:r>
    </w:p>
    <w:p w14:paraId="2200FE0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B1E7E3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BDC700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2C3706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EBCC70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B2B87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FFAD37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48EF6B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B9A86F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2399BE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71FFBC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10A3CE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0CE8A2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E971B7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606670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EAB182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4C9D11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D66C85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B21079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1D2D6FC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326983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AAA24D0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C53074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784AB562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51D703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566619E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3BBC55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58F47E4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4C5DE2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5E76BD5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A20AE09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42C15913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0E83048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3513B4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6E5B1DC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8915998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B26E606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5E534ACC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C694D0D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2EBDB681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p w14:paraId="3F0F30FB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  <w:proofErr w:type="spellStart"/>
      <w:r w:rsidRPr="008A628B">
        <w:rPr>
          <w:rFonts w:ascii="Courier New" w:hAnsi="Courier New" w:cs="Courier New"/>
          <w:lang w:val="en-US"/>
        </w:rPr>
        <w:t>Chroboczek</w:t>
      </w:r>
      <w:proofErr w:type="spellEnd"/>
      <w:r w:rsidRPr="008A628B">
        <w:rPr>
          <w:rFonts w:ascii="Courier New" w:hAnsi="Courier New" w:cs="Courier New"/>
          <w:lang w:val="en-US"/>
        </w:rPr>
        <w:t xml:space="preserve">, et al.      </w:t>
      </w:r>
      <w:proofErr w:type="gramStart"/>
      <w:r w:rsidRPr="008A628B">
        <w:rPr>
          <w:rFonts w:ascii="Courier New" w:hAnsi="Courier New" w:cs="Courier New"/>
          <w:lang w:val="en-US"/>
        </w:rPr>
        <w:t>Expires</w:t>
      </w:r>
      <w:proofErr w:type="gramEnd"/>
      <w:r w:rsidRPr="008A628B">
        <w:rPr>
          <w:rFonts w:ascii="Courier New" w:hAnsi="Courier New" w:cs="Courier New"/>
          <w:lang w:val="en-US"/>
        </w:rPr>
        <w:t xml:space="preserve"> 17 September 2026           </w:t>
      </w:r>
      <w:proofErr w:type="gramStart"/>
      <w:r w:rsidRPr="008A628B">
        <w:rPr>
          <w:rFonts w:ascii="Courier New" w:hAnsi="Courier New" w:cs="Courier New"/>
          <w:lang w:val="en-US"/>
        </w:rPr>
        <w:t xml:space="preserve">   [</w:t>
      </w:r>
      <w:proofErr w:type="gramEnd"/>
      <w:r w:rsidRPr="008A628B">
        <w:rPr>
          <w:rFonts w:ascii="Courier New" w:hAnsi="Courier New" w:cs="Courier New"/>
          <w:lang w:val="en-US"/>
        </w:rPr>
        <w:t>Page 14]</w:t>
      </w:r>
    </w:p>
    <w:p w14:paraId="44D6D6EA" w14:textId="77777777" w:rsidR="002C4230" w:rsidRPr="008A628B" w:rsidRDefault="002C4230" w:rsidP="002C4230">
      <w:pPr>
        <w:pStyle w:val="PlainText"/>
        <w:rPr>
          <w:rFonts w:ascii="Courier New" w:hAnsi="Courier New" w:cs="Courier New"/>
          <w:lang w:val="en-US"/>
        </w:rPr>
      </w:pPr>
    </w:p>
    <w:sectPr w:rsidR="002C4230" w:rsidRPr="008A628B" w:rsidSect="002C4230">
      <w:pgSz w:w="11906" w:h="16838"/>
      <w:pgMar w:top="1417" w:right="1335" w:bottom="1134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f Thomas, SCS-INI-NET-VNC-E2E">
    <w15:presenceInfo w15:providerId="AD" w15:userId="S::Thomas.Graf@swisscom.com::487bc3e3-9ce7-4cdd-b7b4-8899ea88d2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3F"/>
    <w:rsid w:val="00185FA2"/>
    <w:rsid w:val="002C4230"/>
    <w:rsid w:val="00360776"/>
    <w:rsid w:val="00396877"/>
    <w:rsid w:val="00507F3F"/>
    <w:rsid w:val="008A628B"/>
    <w:rsid w:val="00952D48"/>
    <w:rsid w:val="00C2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017"/>
  <w15:chartTrackingRefBased/>
  <w15:docId w15:val="{BDF4742B-ADD3-40ED-B38C-0837B18C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1E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1EDE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8A628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7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7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4153</Words>
  <Characters>26169</Characters>
  <Application>Microsoft Office Word</Application>
  <DocSecurity>0</DocSecurity>
  <Lines>218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 Thomas, SCS-INI-NET-VNC-E2E</dc:creator>
  <cp:keywords/>
  <dc:description/>
  <cp:lastModifiedBy>Graf Thomas, SCS-INI-NET-VNC-E2E</cp:lastModifiedBy>
  <cp:revision>2</cp:revision>
  <dcterms:created xsi:type="dcterms:W3CDTF">2026-04-13T14:00:00Z</dcterms:created>
  <dcterms:modified xsi:type="dcterms:W3CDTF">2026-04-13T14:00:00Z</dcterms:modified>
</cp:coreProperties>
</file>